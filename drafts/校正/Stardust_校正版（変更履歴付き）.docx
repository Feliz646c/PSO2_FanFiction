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szbjwyfpb0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まえがき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Noto Sans JP" w:cs="Noto Sans JP" w:eastAsia="Noto Sans JP" w:hAnsi="Noto Sans JP"/>
        </w:rPr>
      </w:pPr>
      <w:bookmarkStart w:colFirst="0" w:colLast="0" w:name="_919vb6gbg2ik" w:id="1"/>
      <w:bookmarkEnd w:id="1"/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まえがき</w:t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この小話は2026/08/15（土）に実施したセッション『長い夢を抜けたらそこは森』の後日談です</w:t>
      </w:r>
    </w:p>
    <w:p w:rsidR="00000000" w:rsidDel="00000000" w:rsidP="00000000" w:rsidRDefault="00000000" w:rsidRPr="00000000" w14:paraId="0000000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＜注意点＞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作者のキャラしか出ておらず、またオラクルに関する独自設定を多分に含んでいます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既存NPCキャラの設定変更などもありますので、ご留意ください</w:t>
      </w:r>
    </w:p>
    <w:p w:rsidR="00000000" w:rsidDel="00000000" w:rsidP="00000000" w:rsidRDefault="00000000" w:rsidRPr="00000000" w14:paraId="0000000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JP" w:cs="Noto Sans JP" w:eastAsia="Noto Sans JP" w:hAnsi="Noto Sans JP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p682p9zng9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本編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>
          <w:rFonts w:ascii="Noto Sans JP" w:cs="Noto Sans JP" w:eastAsia="Noto Sans JP" w:hAnsi="Noto Sans JP"/>
        </w:rPr>
      </w:pPr>
      <w:bookmarkStart w:colFirst="0" w:colLast="0" w:name="_2cefc63nnya5" w:id="3"/>
      <w:bookmarkEnd w:id="3"/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Stardust</w:t>
      </w:r>
    </w:p>
    <w:p w:rsidR="00000000" w:rsidDel="00000000" w:rsidP="00000000" w:rsidRDefault="00000000" w:rsidRPr="00000000" w14:paraId="0000000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星の大海を、一隻のキャンプシップが往く。</w:t>
      </w:r>
    </w:p>
    <w:p w:rsidR="00000000" w:rsidDel="00000000" w:rsidP="00000000" w:rsidRDefault="00000000" w:rsidRPr="00000000" w14:paraId="0000000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Noto Sans JP" w:cs="Noto Sans JP" w:eastAsia="Noto Sans JP" w:hAnsi="Noto Sans JP"/>
        </w:rPr>
      </w:pPr>
      <w:r>
        <w:rPr>
          <w:rFonts w:ascii="Noto Sans JP" w:cs="Noto Sans JP" w:eastAsia="Noto Sans JP" w:hAnsi="Noto Sans JP"/>
          <w:rtl w:val="0"/>
        </w:rPr>
        <w:t xml:space="preserve">　大きく四角に切り取られた窓から覗いているのは、果てさえ見えない暗闇と、そこ</w:t>
      </w:r>
      <w:del w:id="9001" w:author="Claude（校正）" w:date="2026-10-04T00:00:00Z">
        <w:r>
          <w:rPr>
            <w:rFonts w:ascii="Noto Sans JP" w:cs="Noto Sans JP" w:eastAsia="Noto Sans JP" w:hAnsi="Noto Sans JP"/>
            <w:rtl w:val="0"/>
          </w:rPr>
          <w:delText xml:space="preserve">へ</w:delText>
        </w:r>
      </w:del>
      <w:ins w:id="9002" w:author="Claude（校正）" w:date="2026-10-04T00:00:00Z">
        <w:r>
          <w:rPr>
            <w:rFonts w:ascii="Noto Sans JP" w:cs="Noto Sans JP" w:eastAsia="Noto Sans JP" w:hAnsi="Noto Sans JP"/>
            <w:rtl w:val="0"/>
          </w:rPr>
          <w:t xml:space="preserve">に</w:t>
        </w:r>
      </w:ins>
      <w:r>
        <w:rPr>
          <w:rFonts w:ascii="Noto Sans JP" w:cs="Noto Sans JP" w:eastAsia="Noto Sans JP" w:hAnsi="Noto Sans JP"/>
          <w:rtl w:val="0"/>
        </w:rPr>
        <w:t xml:space="preserve">瞬く無数の星々。</w:t>
      </w:r>
    </w:p>
    <w:p w:rsidR="00000000" w:rsidDel="00000000" w:rsidP="00000000" w:rsidRDefault="00000000" w:rsidRPr="00000000" w14:paraId="0000000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時折、遠くで恒星の光が灰色の船体を撫でては、何事もなかったかのように後方へと流れていく。</w:t>
      </w:r>
    </w:p>
    <w:p w:rsidR="00000000" w:rsidDel="00000000" w:rsidP="00000000" w:rsidRDefault="00000000" w:rsidRPr="00000000" w14:paraId="0000001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惑星『ナベリウス』にて出現した、強大な『リヴォア・ダーカー』。</w:t>
      </w:r>
    </w:p>
    <w:p w:rsidR="00000000" w:rsidDel="00000000" w:rsidP="00000000" w:rsidRDefault="00000000" w:rsidRPr="00000000" w14:paraId="0000001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星の体表に刻まれた激しい戦闘の痕。届けられた救難信号。そして、その渦中にいた騒がしい異邦人たち。</w:t>
      </w:r>
    </w:p>
    <w:p w:rsidR="00000000" w:rsidDel="00000000" w:rsidP="00000000" w:rsidRDefault="00000000" w:rsidRPr="00000000" w14:paraId="0000001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その全てを置き去りにして、キャンプシップは宇宙の静寂の中、光る尾をなびかせながら航行している。</w:t>
      </w:r>
    </w:p>
    <w:p w:rsidR="00000000" w:rsidDel="00000000" w:rsidP="00000000" w:rsidRDefault="00000000" w:rsidRPr="00000000" w14:paraId="0000001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船内もまた、先ほどまでの騒動が嘘だったかのように静まり返っていた。</w:t>
      </w:r>
    </w:p>
    <w:p w:rsidR="00000000" w:rsidDel="00000000" w:rsidP="00000000" w:rsidRDefault="00000000" w:rsidRPr="00000000" w14:paraId="0000001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白と灰色を基調にした壁面には必要最低限の装飾しかなく、等間隔に並ぶ照明が無機質な床を照らしている。</w:t>
      </w:r>
    </w:p>
    <w:p w:rsidR="00000000" w:rsidDel="00000000" w:rsidP="00000000" w:rsidRDefault="00000000" w:rsidRPr="00000000" w14:paraId="0000001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低く唸るフォトン動力機関の振動と、時折どこかで鳴る電子音。それ以外に、この船が今も宇宙を高速で進んでいることを感じさせるものは、ほとんどない。</w:t>
      </w:r>
    </w:p>
    <w:p w:rsidR="00000000" w:rsidDel="00000000" w:rsidP="00000000" w:rsidRDefault="00000000" w:rsidRPr="00000000" w14:paraId="0000001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その一角。キャンプシップに備え付けられた医務室は、決して広くない。</w:t>
      </w:r>
    </w:p>
    <w:p w:rsidR="00000000" w:rsidDel="00000000" w:rsidP="00000000" w:rsidRDefault="00000000" w:rsidRPr="00000000" w14:paraId="0000001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oto Sans JP" w:cs="Noto Sans JP" w:eastAsia="Noto Sans JP" w:hAnsi="Noto Sans JP"/>
        </w:rPr>
      </w:pPr>
      <w:r>
        <w:rPr>
          <w:rFonts w:ascii="Noto Sans JP" w:cs="Noto Sans JP" w:eastAsia="Noto Sans JP" w:hAnsi="Noto Sans JP"/>
          <w:rtl w:val="0"/>
        </w:rPr>
        <w:t xml:space="preserve">　壁際には医薬品や応急処置用の器具が収められた</w:t>
      </w:r>
      <w:del w:id="9003" w:author="Claude（校正）" w:date="2026-10-04T00:00:00Z">
        <w:r>
          <w:rPr>
            <w:rFonts w:ascii="Noto Sans JP" w:cs="Noto Sans JP" w:eastAsia="Noto Sans JP" w:hAnsi="Noto Sans JP"/>
            <w:rtl w:val="0"/>
          </w:rPr>
          <w:delText xml:space="preserve">収納</w:delText>
        </w:r>
      </w:del>
      <w:r>
        <w:rPr>
          <w:rFonts w:ascii="Noto Sans JP" w:cs="Noto Sans JP" w:eastAsia="Noto Sans JP" w:hAnsi="Noto Sans JP"/>
          <w:rtl w:val="0"/>
        </w:rPr>
        <w:t xml:space="preserve">棚が並び、反対側にはフォトン治療を行うための小型機器が、限られた空間へ隙間なく</w:t>
      </w:r>
      <w:del w:id="9005" w:author="Claude（校正）" w:date="2026-10-04T00:00:00Z">
        <w:r>
          <w:rPr>
            <w:rFonts w:ascii="Noto Sans JP" w:cs="Noto Sans JP" w:eastAsia="Noto Sans JP" w:hAnsi="Noto Sans JP"/>
            <w:rtl w:val="0"/>
          </w:rPr>
          <w:delText xml:space="preserve">収め</w:delText>
        </w:r>
      </w:del>
      <w:ins w:id="9006" w:author="Claude（校正）" w:date="2026-10-04T00:00:00Z">
        <w:r>
          <w:rPr>
            <w:rFonts w:ascii="Noto Sans JP" w:cs="Noto Sans JP" w:eastAsia="Noto Sans JP" w:hAnsi="Noto Sans JP"/>
            <w:rtl w:val="0"/>
          </w:rPr>
          <w:t xml:space="preserve">据え付け</w:t>
        </w:r>
      </w:ins>
      <w:r>
        <w:rPr>
          <w:rFonts w:ascii="Noto Sans JP" w:cs="Noto Sans JP" w:eastAsia="Noto Sans JP" w:hAnsi="Noto Sans JP"/>
          <w:rtl w:val="0"/>
        </w:rPr>
        <w:t xml:space="preserve">られている。</w:t>
      </w:r>
    </w:p>
    <w:p w:rsidR="00000000" w:rsidDel="00000000" w:rsidP="00000000" w:rsidRDefault="00000000" w:rsidRPr="00000000" w14:paraId="0000001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簡易診察台と、緊急時に負傷者を寝かせるためのベッド。その傍らには生体情報を表示するためのモニターが浮かび、青白い光を室内へ淡く投げかけていた。</w:t>
      </w:r>
    </w:p>
    <w:p w:rsidR="00000000" w:rsidDel="00000000" w:rsidP="00000000" w:rsidRDefault="00000000" w:rsidRPr="00000000" w14:paraId="0000001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戦場から負傷者を連れ帰り、母艦へ辿り着くまで命を繋ぐ。</w:t>
      </w:r>
    </w:p>
    <w:p w:rsidR="00000000" w:rsidDel="00000000" w:rsidP="00000000" w:rsidRDefault="00000000" w:rsidRPr="00000000" w14:paraId="0000002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そのために必要なものだけを詰め込んだ、いかにもキャンプシップらしい医務室だった。</w:t>
      </w:r>
    </w:p>
    <w:p w:rsidR="00000000" w:rsidDel="00000000" w:rsidP="00000000" w:rsidRDefault="00000000" w:rsidRPr="00000000" w14:paraId="0000002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その中央で、ラルは診察台に腰掛け、一人の少女と相対していた。</w:t>
      </w:r>
    </w:p>
    <w:p w:rsidR="00000000" w:rsidDel="00000000" w:rsidP="00000000" w:rsidRDefault="00000000" w:rsidRPr="00000000" w14:paraId="0000002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「はい、じゃあそのまま動かないでね」</w:t>
      </w:r>
    </w:p>
    <w:p w:rsidR="00000000" w:rsidDel="00000000" w:rsidP="00000000" w:rsidRDefault="00000000" w:rsidRPr="00000000" w14:paraId="0000002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ラルの正面では、一人の少女が浮遊型の車椅子に身体を預けている。</w:t>
      </w:r>
    </w:p>
    <w:p w:rsidR="00000000" w:rsidDel="00000000" w:rsidP="00000000" w:rsidRDefault="00000000" w:rsidRPr="00000000" w14:paraId="0000002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降り積もった新雪を思わせるような白い髪。</w:t>
      </w:r>
    </w:p>
    <w:p w:rsidR="00000000" w:rsidDel="00000000" w:rsidP="00000000" w:rsidRDefault="00000000" w:rsidRPr="00000000" w14:paraId="0000002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血の気すら薄く見える白い肌。</w:t>
      </w:r>
    </w:p>
    <w:p w:rsidR="00000000" w:rsidDel="00000000" w:rsidP="00000000" w:rsidRDefault="00000000" w:rsidRPr="00000000" w14:paraId="0000002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その中でひときわ鮮やかな、紅い瞳。</w:t>
      </w:r>
    </w:p>
    <w:p w:rsidR="00000000" w:rsidDel="00000000" w:rsidP="00000000" w:rsidRDefault="00000000" w:rsidRPr="00000000" w14:paraId="0000002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Noto Sans JP" w:cs="Noto Sans JP" w:eastAsia="Noto Sans JP" w:hAnsi="Noto Sans JP"/>
        </w:rPr>
      </w:pPr>
      <w:r>
        <w:rPr>
          <w:rFonts w:ascii="Noto Sans JP" w:cs="Noto Sans JP" w:eastAsia="Noto Sans JP" w:hAnsi="Noto Sans JP"/>
          <w:rtl w:val="0"/>
        </w:rPr>
        <w:t xml:space="preserve">　ゆったりと着こなした白衣にも見える衣装。その腕に</w:t>
      </w:r>
      <w:del w:id="9007" w:author="Claude（校正）" w:date="2026-10-04T00:00:00Z">
        <w:r>
          <w:rPr>
            <w:rFonts w:ascii="Noto Sans JP" w:cs="Noto Sans JP" w:eastAsia="Noto Sans JP" w:hAnsi="Noto Sans JP"/>
            <w:rtl w:val="0"/>
          </w:rPr>
          <w:delText xml:space="preserve">嵌めら</w:delText>
        </w:r>
      </w:del>
      <w:ins w:id="9008" w:author="Claude（校正）" w:date="2026-10-04T00:00:00Z">
        <w:r>
          <w:rPr>
            <w:rFonts w:ascii="Noto Sans JP" w:cs="Noto Sans JP" w:eastAsia="Noto Sans JP" w:hAnsi="Noto Sans JP"/>
            <w:rtl w:val="0"/>
          </w:rPr>
          <w:t xml:space="preserve">巻か</w:t>
        </w:r>
      </w:ins>
      <w:r>
        <w:rPr>
          <w:rFonts w:ascii="Noto Sans JP" w:cs="Noto Sans JP" w:eastAsia="Noto Sans JP" w:hAnsi="Noto Sans JP"/>
          <w:rtl w:val="0"/>
        </w:rPr>
        <w:t xml:space="preserve">れた『衛生兵』の腕章が、少女の立場を物語っていた。</w:t>
      </w:r>
    </w:p>
    <w:p w:rsidR="00000000" w:rsidDel="00000000" w:rsidP="00000000" w:rsidRDefault="00000000" w:rsidRPr="00000000" w14:paraId="0000002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少女の声に、ラルが素直に頷く。</w:t>
      </w:r>
    </w:p>
    <w:p w:rsidR="00000000" w:rsidDel="00000000" w:rsidP="00000000" w:rsidRDefault="00000000" w:rsidRPr="00000000" w14:paraId="0000002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それを確認すると、少女は紅い双眸を僅かに細め、細い指を空中へ滑らせた。</w:t>
      </w:r>
    </w:p>
    <w:p w:rsidR="00000000" w:rsidDel="00000000" w:rsidP="00000000" w:rsidRDefault="00000000" w:rsidRPr="00000000" w14:paraId="0000003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指先を追うように淡いフォトンの光が走り、複雑な紋様を描いていく。</w:t>
      </w:r>
    </w:p>
    <w:p w:rsidR="00000000" w:rsidDel="00000000" w:rsidP="00000000" w:rsidRDefault="00000000" w:rsidRPr="00000000" w14:paraId="0000003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やがて、幾重にも重なった光の環がラルの頭上に形成された。</w:t>
      </w:r>
    </w:p>
    <w:p w:rsidR="00000000" w:rsidDel="00000000" w:rsidP="00000000" w:rsidRDefault="00000000" w:rsidRPr="00000000" w14:paraId="0000003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「それじゃ、始めるよ」</w:t>
      </w:r>
    </w:p>
    <w:p w:rsidR="00000000" w:rsidDel="00000000" w:rsidP="00000000" w:rsidRDefault="00000000" w:rsidRPr="00000000" w14:paraId="0000003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「うん、お願い」</w:t>
      </w:r>
    </w:p>
    <w:p w:rsidR="00000000" w:rsidDel="00000000" w:rsidP="00000000" w:rsidRDefault="00000000" w:rsidRPr="00000000" w14:paraId="0000003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ラルが蒼穹の色をした瞳を伏せる。</w:t>
      </w:r>
    </w:p>
    <w:p w:rsidR="00000000" w:rsidDel="00000000" w:rsidP="00000000" w:rsidRDefault="00000000" w:rsidRPr="00000000" w14:paraId="0000003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それと同時に、光輪がゆっくりと降りてきた。</w:t>
      </w:r>
    </w:p>
    <w:p w:rsidR="00000000" w:rsidDel="00000000" w:rsidP="00000000" w:rsidRDefault="00000000" w:rsidRPr="00000000" w14:paraId="0000003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頭頂から額へ。</w:t>
      </w:r>
    </w:p>
    <w:p w:rsidR="00000000" w:rsidDel="00000000" w:rsidP="00000000" w:rsidRDefault="00000000" w:rsidRPr="00000000" w14:paraId="0000003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首筋を通り、肩、胸、腹部へ。</w:t>
      </w:r>
    </w:p>
    <w:p w:rsidR="00000000" w:rsidDel="00000000" w:rsidP="00000000" w:rsidRDefault="00000000" w:rsidRPr="00000000" w14:paraId="0000003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淡いフォトンの光が身体を通過するたび、ラルの輪郭が薄く透け、その内側が立体映像として空中へ投影されていく。</w:t>
      </w:r>
    </w:p>
    <w:p w:rsidR="00000000" w:rsidDel="00000000" w:rsidP="00000000" w:rsidRDefault="00000000" w:rsidRPr="00000000" w14:paraId="0000004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骨格。筋繊維。臓器。</w:t>
      </w:r>
    </w:p>
    <w:p w:rsidR="00000000" w:rsidDel="00000000" w:rsidP="00000000" w:rsidRDefault="00000000" w:rsidRPr="00000000" w14:paraId="0000004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そして、その全身を巡るフォトンの流れ。</w:t>
      </w:r>
    </w:p>
    <w:p w:rsidR="00000000" w:rsidDel="00000000" w:rsidP="00000000" w:rsidRDefault="00000000" w:rsidRPr="00000000" w14:paraId="0000004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負傷箇所はないか。骨に破損はないか。臓器に異常はないか。</w:t>
      </w:r>
    </w:p>
    <w:p w:rsidR="00000000" w:rsidDel="00000000" w:rsidP="00000000" w:rsidRDefault="00000000" w:rsidRPr="00000000" w14:paraId="0000004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体内を流れるフォトンに、異常な反応は残っていないか。</w:t>
      </w:r>
    </w:p>
    <w:p w:rsidR="00000000" w:rsidDel="00000000" w:rsidP="00000000" w:rsidRDefault="00000000" w:rsidRPr="00000000" w14:paraId="0000004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衛生兵の少女は、紅い瞳をせわしなく動かしながら、次々と浮かび上がる数値を追っていく。</w:t>
      </w:r>
    </w:p>
    <w:p w:rsidR="00000000" w:rsidDel="00000000" w:rsidP="00000000" w:rsidRDefault="00000000" w:rsidRPr="00000000" w14:paraId="0000004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「……うん」</w:t>
      </w:r>
    </w:p>
    <w:p w:rsidR="00000000" w:rsidDel="00000000" w:rsidP="00000000" w:rsidRDefault="00000000" w:rsidRPr="00000000" w14:paraId="0000004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「どう？」</w:t>
      </w:r>
    </w:p>
    <w:p w:rsidR="00000000" w:rsidDel="00000000" w:rsidP="00000000" w:rsidRDefault="00000000" w:rsidRPr="00000000" w14:paraId="0000004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一通りの検査が終わったことを察したラルが、首を傾げて問いかける。</w:t>
      </w:r>
    </w:p>
    <w:p w:rsidR="00000000" w:rsidDel="00000000" w:rsidP="00000000" w:rsidRDefault="00000000" w:rsidRPr="00000000" w14:paraId="0000004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少女はすぐには答えなかった。</w:t>
      </w:r>
    </w:p>
    <w:p w:rsidR="00000000" w:rsidDel="00000000" w:rsidP="00000000" w:rsidRDefault="00000000" w:rsidRPr="00000000" w14:paraId="0000004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表示された数値をもう一度確認し、いくつかの身体像を切り替えて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から——ようやく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納得したように頷く。</w:t>
      </w:r>
    </w:p>
    <w:p w:rsidR="00000000" w:rsidDel="00000000" w:rsidP="00000000" w:rsidRDefault="00000000" w:rsidRPr="00000000" w14:paraId="0000005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「軽い筋損傷。あとはフォトンの過剰使用による疲労。その程度かな。正直、びっくり」</w:t>
      </w:r>
    </w:p>
    <w:p w:rsidR="00000000" w:rsidDel="00000000" w:rsidP="00000000" w:rsidRDefault="00000000" w:rsidRPr="00000000" w14:paraId="0000005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「びっくりって……どんなの想像してたの」</w:t>
      </w:r>
    </w:p>
    <w:p w:rsidR="00000000" w:rsidDel="00000000" w:rsidP="00000000" w:rsidRDefault="00000000" w:rsidRPr="00000000" w14:paraId="0000005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「『リヴォア・ダーカー』出現に伴う救難信号だよ？　最悪を想像しちゃうよ」</w:t>
      </w:r>
    </w:p>
    <w:p w:rsidR="00000000" w:rsidDel="00000000" w:rsidP="00000000" w:rsidRDefault="00000000" w:rsidRPr="00000000" w14:paraId="0000005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「ああ……まあ、確かにそうね」</w:t>
      </w:r>
    </w:p>
    <w:p w:rsidR="00000000" w:rsidDel="00000000" w:rsidP="00000000" w:rsidRDefault="00000000" w:rsidRPr="00000000" w14:paraId="0000005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少女が、すっと指を滑らせる。</w:t>
      </w:r>
    </w:p>
    <w:p w:rsidR="00000000" w:rsidDel="00000000" w:rsidP="00000000" w:rsidRDefault="00000000" w:rsidRPr="00000000" w14:paraId="0000005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空中に表示されていたラルの身体像、その一部が拡大された。</w:t>
      </w:r>
    </w:p>
    <w:p w:rsidR="00000000" w:rsidDel="00000000" w:rsidP="00000000" w:rsidRDefault="00000000" w:rsidRPr="00000000" w14:paraId="0000005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そこは、『リヴォア・ダーカー』に襲撃された際、ラルが最も深く傷付いていた箇所だった。</w:t>
      </w:r>
    </w:p>
    <w:p w:rsidR="00000000" w:rsidDel="00000000" w:rsidP="00000000" w:rsidRDefault="00000000" w:rsidRPr="00000000" w14:paraId="0000005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しかし今、そこに映し出されている組織には、負傷らしい負傷はほとんど残っていない。</w:t>
      </w:r>
    </w:p>
    <w:p w:rsidR="00000000" w:rsidDel="00000000" w:rsidP="00000000" w:rsidRDefault="00000000" w:rsidRPr="00000000" w14:paraId="0000005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僅かな痕跡だけが、つい先ほどまでそこに傷があったことを示していた。</w:t>
      </w:r>
    </w:p>
    <w:p w:rsidR="00000000" w:rsidDel="00000000" w:rsidP="00000000" w:rsidRDefault="00000000" w:rsidRPr="00000000" w14:paraId="0000005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「最初の処置が良かったんだね。その後の治療もちゃんとしてる。少しだけ異質なエネルギーが残ってるけど……害はなさそう」</w:t>
      </w:r>
    </w:p>
    <w:p w:rsidR="00000000" w:rsidDel="00000000" w:rsidP="00000000" w:rsidRDefault="00000000" w:rsidRPr="00000000" w14:paraId="0000006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「……そうね。不思議な力や道具を使う方々だったわ」</w:t>
      </w:r>
    </w:p>
    <w:p w:rsidR="00000000" w:rsidDel="00000000" w:rsidP="00000000" w:rsidRDefault="00000000" w:rsidRPr="00000000" w14:paraId="0000006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「あ、やっぱり？」</w:t>
      </w:r>
    </w:p>
    <w:p w:rsidR="00000000" w:rsidDel="00000000" w:rsidP="00000000" w:rsidRDefault="00000000" w:rsidRPr="00000000" w14:paraId="0000006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少女の紅い瞳が、興味深そうに僅かに輝いた。</w:t>
      </w:r>
    </w:p>
    <w:p w:rsidR="00000000" w:rsidDel="00000000" w:rsidP="00000000" w:rsidRDefault="00000000" w:rsidRPr="00000000" w14:paraId="0000006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フォトンという不可思議なエネルギーを操り、世界に様々な現象を引き起こすアークスの中で「医療」という道を選んだだけあってか、少女もまた例に漏れず研究者気質らしい。</w:t>
      </w:r>
    </w:p>
    <w:p w:rsidR="00000000" w:rsidDel="00000000" w:rsidP="00000000" w:rsidRDefault="00000000" w:rsidRPr="00000000" w14:paraId="00000065">
      <w:pPr>
        <w:rPr>
          <w:rFonts w:ascii="Noto Sans JP" w:cs="Noto Sans JP" w:eastAsia="Noto Sans JP" w:hAnsi="Noto Sans JP"/>
        </w:rPr>
      </w:pPr>
      <w:r>
        <w:rPr>
          <w:rFonts w:ascii="Noto Sans JP" w:cs="Noto Sans JP" w:eastAsia="Noto Sans JP" w:hAnsi="Noto Sans JP"/>
          <w:rtl w:val="0"/>
        </w:rPr>
        <w:t xml:space="preserve">　採</w:t>
      </w:r>
      <w:del w:id="9009" w:author="Claude（校正）" w:date="2026-10-04T00:00:00Z">
        <w:r>
          <w:rPr>
            <w:rFonts w:ascii="Noto Sans JP" w:cs="Noto Sans JP" w:eastAsia="Noto Sans JP" w:hAnsi="Noto Sans JP"/>
            <w:rtl w:val="0"/>
          </w:rPr>
          <w:delText xml:space="preserve">集</w:delText>
        </w:r>
      </w:del>
      <w:ins w:id="9010" w:author="Claude（校正）" w:date="2026-10-04T00:00:00Z">
        <w:r>
          <w:rPr>
            <w:rFonts w:ascii="Noto Sans JP" w:cs="Noto Sans JP" w:eastAsia="Noto Sans JP" w:hAnsi="Noto Sans JP"/>
            <w:rtl w:val="0"/>
          </w:rPr>
          <w:t xml:space="preserve">取</w:t>
        </w:r>
      </w:ins>
      <w:r>
        <w:rPr>
          <w:rFonts w:ascii="Noto Sans JP" w:cs="Noto Sans JP" w:eastAsia="Noto Sans JP" w:hAnsi="Noto Sans JP"/>
          <w:rtl w:val="0"/>
        </w:rPr>
        <w:t xml:space="preserve">できない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かな～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、と軽い口調でデータを確認し始めた少女に苦笑しながら、ラルは簡素な病衣の上からふんわりとケープを羽織り、立ち上がる。</w:t>
      </w:r>
    </w:p>
    <w:p w:rsidR="00000000" w:rsidDel="00000000" w:rsidP="00000000" w:rsidRDefault="00000000" w:rsidRPr="00000000" w14:paraId="0000006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少女の興味は、患者本人よりも採取されたデータへ移ってしまったらしい。</w:t>
      </w:r>
    </w:p>
    <w:p w:rsidR="00000000" w:rsidDel="00000000" w:rsidP="00000000" w:rsidRDefault="00000000" w:rsidRPr="00000000" w14:paraId="0000006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もっとも、それだけラルの身体に問題がないということでもある。</w:t>
      </w:r>
    </w:p>
    <w:p w:rsidR="00000000" w:rsidDel="00000000" w:rsidP="00000000" w:rsidRDefault="00000000" w:rsidRPr="00000000" w14:paraId="0000006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パタ、パタとスリッパの音を鳴らしながら、開かれた医務室の扉を通り抜ける。無機質な廊下が、ラルの視界に映った。</w:t>
      </w:r>
    </w:p>
    <w:p w:rsidR="00000000" w:rsidDel="00000000" w:rsidP="00000000" w:rsidRDefault="00000000" w:rsidRPr="00000000" w14:paraId="0000006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……そして、その壁際に、見慣れた男性の姿があった。</w:t>
      </w:r>
    </w:p>
    <w:p w:rsidR="00000000" w:rsidDel="00000000" w:rsidP="00000000" w:rsidRDefault="00000000" w:rsidRPr="00000000" w14:paraId="0000006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灰色の壁に背を預け、腕を組んでいる。特にすることもないのだろう。ぼんやりと、窓の外に見える星々を眺めていた紫水晶の瞳が、医務室の扉が開く音でこちらに向けられた。</w:t>
      </w:r>
    </w:p>
    <w:p w:rsidR="00000000" w:rsidDel="00000000" w:rsidP="00000000" w:rsidRDefault="00000000" w:rsidRPr="00000000" w14:paraId="0000006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その様子が、どことなく待ちぼうけを食らっている犬のようにも見え、ラルは苦笑しながらそちらに歩を進める。</w:t>
      </w:r>
    </w:p>
    <w:p w:rsidR="00000000" w:rsidDel="00000000" w:rsidP="00000000" w:rsidRDefault="00000000" w:rsidRPr="00000000" w14:paraId="0000006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「……終わった？」</w:t>
      </w:r>
    </w:p>
    <w:p w:rsidR="00000000" w:rsidDel="00000000" w:rsidP="00000000" w:rsidRDefault="00000000" w:rsidRPr="00000000" w14:paraId="0000007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「ええ。問題なし、だそうよ」</w:t>
      </w:r>
    </w:p>
    <w:p w:rsidR="00000000" w:rsidDel="00000000" w:rsidP="00000000" w:rsidRDefault="00000000" w:rsidRPr="00000000" w14:paraId="0000007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「そう」</w:t>
      </w:r>
    </w:p>
    <w:p w:rsidR="00000000" w:rsidDel="00000000" w:rsidP="00000000" w:rsidRDefault="00000000" w:rsidRPr="00000000" w14:paraId="0000007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ともすれば、冷たくすら聞こえる短い返事。だが、ラルは男性——ロアが、異常なしと聞いた瞬間に緩めた肩の力を見逃さない。</w:t>
      </w:r>
    </w:p>
    <w:p w:rsidR="00000000" w:rsidDel="00000000" w:rsidP="00000000" w:rsidRDefault="00000000" w:rsidRPr="00000000" w14:paraId="0000007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そっと、身体を軽く屈めて、下からロアと視線を合わせる。</w:t>
      </w:r>
    </w:p>
    <w:p w:rsidR="00000000" w:rsidDel="00000000" w:rsidP="00000000" w:rsidRDefault="00000000" w:rsidRPr="00000000" w14:paraId="0000007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「ずっと待ってたの？」</w:t>
      </w:r>
    </w:p>
    <w:p w:rsidR="00000000" w:rsidDel="00000000" w:rsidP="00000000" w:rsidRDefault="00000000" w:rsidRPr="00000000" w14:paraId="0000007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「まぁね」</w:t>
      </w:r>
    </w:p>
    <w:p w:rsidR="00000000" w:rsidDel="00000000" w:rsidP="00000000" w:rsidRDefault="00000000" w:rsidRPr="00000000" w14:paraId="0000007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「先に休んでても良かったのに」</w:t>
      </w:r>
    </w:p>
    <w:p w:rsidR="00000000" w:rsidDel="00000000" w:rsidP="00000000" w:rsidRDefault="00000000" w:rsidRPr="00000000" w14:paraId="0000007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「……怪我人を放って一人休めるほど、薄情じゃないつもりだよ」</w:t>
      </w:r>
    </w:p>
    <w:p w:rsidR="00000000" w:rsidDel="00000000" w:rsidP="00000000" w:rsidRDefault="00000000" w:rsidRPr="00000000" w14:paraId="0000007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7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下から覗き込んでくるラルの視線から、ロアはふいと目を逸らした。</w:t>
      </w:r>
    </w:p>
    <w:p w:rsidR="00000000" w:rsidDel="00000000" w:rsidP="00000000" w:rsidRDefault="00000000" w:rsidRPr="00000000" w14:paraId="0000007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それを見て、ラルが微笑む。</w:t>
      </w:r>
    </w:p>
    <w:p w:rsidR="00000000" w:rsidDel="00000000" w:rsidP="00000000" w:rsidRDefault="00000000" w:rsidRPr="00000000" w14:paraId="0000007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7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「ふふっ、そういうことにしておきましょう」</w:t>
      </w:r>
    </w:p>
    <w:p w:rsidR="00000000" w:rsidDel="00000000" w:rsidP="00000000" w:rsidRDefault="00000000" w:rsidRPr="00000000" w14:paraId="0000008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「……………………」</w:t>
      </w:r>
    </w:p>
    <w:p w:rsidR="00000000" w:rsidDel="00000000" w:rsidP="00000000" w:rsidRDefault="00000000" w:rsidRPr="00000000" w14:paraId="0000008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黙ってしまったロアの隣に、ラルが並び立つ。いつもはポニーテールにしてある金糸の髪は下ろされ、肩口で緩やかなウェーブを描いていた。</w:t>
      </w:r>
    </w:p>
    <w:p w:rsidR="00000000" w:rsidDel="00000000" w:rsidP="00000000" w:rsidRDefault="00000000" w:rsidRPr="00000000" w14:paraId="0000008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顔に掛かった一房を指で掻き上げながら、窓の外を流れていく星々を眺め——釣られるように、ロアも窓の外に視線を向ける。</w:t>
      </w:r>
    </w:p>
    <w:p w:rsidR="00000000" w:rsidDel="00000000" w:rsidP="00000000" w:rsidRDefault="00000000" w:rsidRPr="00000000" w14:paraId="0000008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しばらく、二人の間には心地よい沈黙だけが流れた。</w:t>
      </w:r>
    </w:p>
    <w:p w:rsidR="00000000" w:rsidDel="00000000" w:rsidP="00000000" w:rsidRDefault="00000000" w:rsidRPr="00000000" w14:paraId="0000008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「それにしても」</w:t>
      </w:r>
    </w:p>
    <w:p w:rsidR="00000000" w:rsidDel="00000000" w:rsidP="00000000" w:rsidRDefault="00000000" w:rsidRPr="00000000" w14:paraId="0000008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それを、不意にラルが破る。</w:t>
      </w:r>
    </w:p>
    <w:p w:rsidR="00000000" w:rsidDel="00000000" w:rsidP="00000000" w:rsidRDefault="00000000" w:rsidRPr="00000000" w14:paraId="0000008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「変な一日だったわね」</w:t>
      </w:r>
    </w:p>
    <w:p w:rsidR="00000000" w:rsidDel="00000000" w:rsidP="00000000" w:rsidRDefault="00000000" w:rsidRPr="00000000" w14:paraId="0000008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「……そうだね」</w:t>
      </w:r>
    </w:p>
    <w:p w:rsidR="00000000" w:rsidDel="00000000" w:rsidP="00000000" w:rsidRDefault="00000000" w:rsidRPr="00000000" w14:paraId="0000008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端的な言葉に、ロアもまた同意する。</w:t>
      </w:r>
    </w:p>
    <w:p w:rsidR="00000000" w:rsidDel="00000000" w:rsidP="00000000" w:rsidRDefault="00000000" w:rsidRPr="00000000" w14:paraId="0000008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9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思い返すだけで胸焼けがしそうなほど、濃密な一日だった。</w:t>
      </w:r>
    </w:p>
    <w:p w:rsidR="00000000" w:rsidDel="00000000" w:rsidP="00000000" w:rsidRDefault="00000000" w:rsidRPr="00000000" w14:paraId="0000009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突如現れた異邦人たち。『UoC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』所属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のアークスを名乗る者もいれば、異世界人だと名乗る者もいて。</w:t>
      </w:r>
    </w:p>
    <w:p w:rsidR="00000000" w:rsidDel="00000000" w:rsidP="00000000" w:rsidRDefault="00000000" w:rsidRPr="00000000" w14:paraId="0000009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かと思えば、ひたすら悪の組織めいた笑い方をする者もいた。延々とマシュマロを焼いている者もいた。</w:t>
      </w:r>
    </w:p>
    <w:p w:rsidR="00000000" w:rsidDel="00000000" w:rsidP="00000000" w:rsidRDefault="00000000" w:rsidRPr="00000000" w14:paraId="0000009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今になって思えば、あれは奇人変人の集団だったのではないか——そんな疑念すら湧いてくる。</w:t>
      </w:r>
    </w:p>
    <w:p w:rsidR="00000000" w:rsidDel="00000000" w:rsidP="00000000" w:rsidRDefault="00000000" w:rsidRPr="00000000" w14:paraId="0000009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だが——それ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以上に、善人なのだろうな、とロアは思った。</w:t>
      </w:r>
    </w:p>
    <w:p w:rsidR="00000000" w:rsidDel="00000000" w:rsidP="00000000" w:rsidRDefault="00000000" w:rsidRPr="00000000" w14:paraId="0000009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彼らの言葉を借りるなら、“異世界”から突然この世界へ放り出され、帰り方さえ分からない状況だった。</w:t>
      </w:r>
    </w:p>
    <w:p w:rsidR="00000000" w:rsidDel="00000000" w:rsidP="00000000" w:rsidRDefault="00000000" w:rsidRPr="00000000" w14:paraId="0000009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それぞれに思惑はあったのだろう。それでも彼らは、見ず知らずの自分たちを助けようとした。</w:t>
      </w:r>
    </w:p>
    <w:p w:rsidR="00000000" w:rsidDel="00000000" w:rsidP="00000000" w:rsidRDefault="00000000" w:rsidRPr="00000000" w14:paraId="0000009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なるほど、猫探しから世界の救済までやる——というのも、あながち間違いではないのかもしれない。</w:t>
      </w:r>
    </w:p>
    <w:p w:rsidR="00000000" w:rsidDel="00000000" w:rsidP="00000000" w:rsidRDefault="00000000" w:rsidRPr="00000000" w14:paraId="0000009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ロアの口角が、ほんの僅かに上がった。</w:t>
      </w:r>
    </w:p>
    <w:p w:rsidR="00000000" w:rsidDel="00000000" w:rsidP="00000000" w:rsidRDefault="00000000" w:rsidRPr="00000000" w14:paraId="0000009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「…………機嫌がいいのね？」</w:t>
      </w:r>
    </w:p>
    <w:p w:rsidR="00000000" w:rsidDel="00000000" w:rsidP="00000000" w:rsidRDefault="00000000" w:rsidRPr="00000000" w14:paraId="0000009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ちらりと横顔を盗み見ていたラルが、珍しいものでも見つけたようにぱちぱちと瞬きを繰り返す。</w:t>
      </w:r>
    </w:p>
    <w:p w:rsidR="00000000" w:rsidDel="00000000" w:rsidP="00000000" w:rsidRDefault="00000000" w:rsidRPr="00000000" w14:paraId="000000A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ロアという男は、口下手で、不器用で、そのうえ感情がほとんど表情に出ない。</w:t>
      </w:r>
    </w:p>
    <w:p w:rsidR="00000000" w:rsidDel="00000000" w:rsidP="00000000" w:rsidRDefault="00000000" w:rsidRPr="00000000" w14:paraId="000000A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今の微笑も、幼馴染であるラルだからこそ気付ける程度の、ほんの僅かな変化だった。</w:t>
      </w:r>
    </w:p>
    <w:p w:rsidR="00000000" w:rsidDel="00000000" w:rsidP="00000000" w:rsidRDefault="00000000" w:rsidRPr="00000000" w14:paraId="000000A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A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「……そうかな？」</w:t>
      </w:r>
    </w:p>
    <w:p w:rsidR="00000000" w:rsidDel="00000000" w:rsidP="00000000" w:rsidRDefault="00000000" w:rsidRPr="00000000" w14:paraId="000000A5">
      <w:pPr>
        <w:rPr>
          <w:rFonts w:ascii="Noto Sans JP" w:cs="Noto Sans JP" w:eastAsia="Noto Sans JP" w:hAnsi="Noto Sans JP"/>
        </w:rPr>
      </w:pPr>
      <w:r>
        <w:rPr>
          <w:rFonts w:ascii="Noto Sans JP" w:cs="Noto Sans JP" w:eastAsia="Noto Sans JP" w:hAnsi="Noto Sans JP"/>
          <w:rtl w:val="0"/>
        </w:rPr>
        <w:t xml:space="preserve">「ええ、笑ってたわ……ふふっ、相当気に入ったのね。あの人</w:t>
      </w:r>
      <w:del w:id="9011" w:author="Claude（校正）" w:date="2026-10-04T00:00:00Z">
        <w:r>
          <w:rPr>
            <w:rFonts w:ascii="Noto Sans JP" w:cs="Noto Sans JP" w:eastAsia="Noto Sans JP" w:hAnsi="Noto Sans JP"/>
            <w:rtl w:val="0"/>
          </w:rPr>
          <w:delText xml:space="preserve">達の事</w:delText>
        </w:r>
      </w:del>
      <w:ins w:id="9012" w:author="Claude（校正）" w:date="2026-10-04T00:00:00Z">
        <w:r>
          <w:rPr>
            <w:rFonts w:ascii="Noto Sans JP" w:cs="Noto Sans JP" w:eastAsia="Noto Sans JP" w:hAnsi="Noto Sans JP"/>
            <w:rtl w:val="0"/>
          </w:rPr>
          <w:t xml:space="preserve">たちのこと</w:t>
        </w:r>
      </w:ins>
      <w:r>
        <w:rPr>
          <w:rFonts w:ascii="Noto Sans JP" w:cs="Noto Sans JP" w:eastAsia="Noto Sans JP" w:hAnsi="Noto Sans JP"/>
          <w:rtl w:val="0"/>
        </w:rPr>
        <w:t xml:space="preserve">」</w:t>
      </w:r>
    </w:p>
    <w:p w:rsidR="00000000" w:rsidDel="00000000" w:rsidP="00000000" w:rsidRDefault="00000000" w:rsidRPr="00000000" w14:paraId="000000A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「………………」</w:t>
      </w:r>
    </w:p>
    <w:p w:rsidR="00000000" w:rsidDel="00000000" w:rsidP="00000000" w:rsidRDefault="00000000" w:rsidRPr="00000000" w14:paraId="000000A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A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二の句が継げなくなったロアが押し黙る。</w:t>
      </w:r>
    </w:p>
    <w:p w:rsidR="00000000" w:rsidDel="00000000" w:rsidP="00000000" w:rsidRDefault="00000000" w:rsidRPr="00000000" w14:paraId="000000A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こうして押し黙る時は、大抵図星だ。長い付き合いのラルには、それくらいよく分かっている。</w:t>
      </w:r>
    </w:p>
    <w:p w:rsidR="00000000" w:rsidDel="00000000" w:rsidP="00000000" w:rsidRDefault="00000000" w:rsidRPr="00000000" w14:paraId="000000A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「また会えるかしら」</w:t>
      </w:r>
    </w:p>
    <w:p w:rsidR="00000000" w:rsidDel="00000000" w:rsidP="00000000" w:rsidRDefault="00000000" w:rsidRPr="00000000" w14:paraId="000000A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「……会えるさ。『星と星が引かれ合うように、人と人もまた、惹かれあう』、だろう？」</w:t>
      </w:r>
    </w:p>
    <w:p w:rsidR="00000000" w:rsidDel="00000000" w:rsidP="00000000" w:rsidRDefault="00000000" w:rsidRPr="00000000" w14:paraId="000000A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「…………」</w:t>
      </w:r>
    </w:p>
    <w:p w:rsidR="00000000" w:rsidDel="00000000" w:rsidP="00000000" w:rsidRDefault="00000000" w:rsidRPr="00000000" w14:paraId="000000A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ラルの表情が、ぴたりと止まった。</w:t>
      </w:r>
    </w:p>
    <w:p w:rsidR="00000000" w:rsidDel="00000000" w:rsidP="00000000" w:rsidRDefault="00000000" w:rsidRPr="00000000" w14:paraId="000000B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先ほどまで、ロアの珍しい微笑を面白そうに眺めていた蒼穹の瞳が、ゆっくりと見開かれていく。</w:t>
      </w:r>
    </w:p>
    <w:p w:rsidR="00000000" w:rsidDel="00000000" w:rsidP="00000000" w:rsidRDefault="00000000" w:rsidRPr="00000000" w14:paraId="000000B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その反応を横目に捉えながらも、ロアは何食わぬ顔で、窓の外へ視線を向けたままだった。</w:t>
      </w:r>
    </w:p>
    <w:p w:rsidR="00000000" w:rsidDel="00000000" w:rsidP="00000000" w:rsidRDefault="00000000" w:rsidRPr="00000000" w14:paraId="000000B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「……ロア」</w:t>
      </w:r>
    </w:p>
    <w:p w:rsidR="00000000" w:rsidDel="00000000" w:rsidP="00000000" w:rsidRDefault="00000000" w:rsidRPr="00000000" w14:paraId="000000B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「何かな」</w:t>
      </w:r>
    </w:p>
    <w:p w:rsidR="00000000" w:rsidDel="00000000" w:rsidP="00000000" w:rsidRDefault="00000000" w:rsidRPr="00000000" w14:paraId="000000B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「それ、どこで？」</w:t>
      </w:r>
    </w:p>
    <w:p w:rsidR="00000000" w:rsidDel="00000000" w:rsidP="00000000" w:rsidRDefault="00000000" w:rsidRPr="00000000" w14:paraId="000000B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「どこって」</w:t>
      </w:r>
    </w:p>
    <w:p w:rsidR="00000000" w:rsidDel="00000000" w:rsidP="00000000" w:rsidRDefault="00000000" w:rsidRPr="00000000" w14:paraId="000000B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一拍の間が置かれる。ラルの頬は仄かに赤みを帯び始めており、その声は少し上ずっていた。</w:t>
      </w:r>
    </w:p>
    <w:p w:rsidR="00000000" w:rsidDel="00000000" w:rsidP="00000000" w:rsidRDefault="00000000" w:rsidRPr="00000000" w14:paraId="000000B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「君の詩集」</w:t>
      </w:r>
    </w:p>
    <w:p w:rsidR="00000000" w:rsidDel="00000000" w:rsidP="00000000" w:rsidRDefault="00000000" w:rsidRPr="00000000" w14:paraId="000000B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「忘れなさい」</w:t>
      </w:r>
    </w:p>
    <w:p w:rsidR="00000000" w:rsidDel="00000000" w:rsidP="00000000" w:rsidRDefault="00000000" w:rsidRPr="00000000" w14:paraId="000000B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もはや食い気味に告げられた言葉に、ロアが肩をすくめる。</w:t>
      </w:r>
    </w:p>
    <w:p w:rsidR="00000000" w:rsidDel="00000000" w:rsidP="00000000" w:rsidRDefault="00000000" w:rsidRPr="00000000" w14:paraId="000000B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「無理かな」</w:t>
      </w:r>
    </w:p>
    <w:p w:rsidR="00000000" w:rsidDel="00000000" w:rsidP="00000000" w:rsidRDefault="00000000" w:rsidRPr="00000000" w14:paraId="000000C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「忘れなさい」</w:t>
      </w:r>
    </w:p>
    <w:p w:rsidR="00000000" w:rsidDel="00000000" w:rsidP="00000000" w:rsidRDefault="00000000" w:rsidRPr="00000000" w14:paraId="000000C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「はは、無理なものは無理だよ」</w:t>
      </w:r>
    </w:p>
    <w:p w:rsidR="00000000" w:rsidDel="00000000" w:rsidP="00000000" w:rsidRDefault="00000000" w:rsidRPr="00000000" w14:paraId="000000C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「…………」</w:t>
      </w:r>
    </w:p>
    <w:p w:rsidR="00000000" w:rsidDel="00000000" w:rsidP="00000000" w:rsidRDefault="00000000" w:rsidRPr="00000000" w14:paraId="000000C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C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今度は、ラルが押し黙る番だった。</w:t>
      </w:r>
    </w:p>
    <w:p w:rsidR="00000000" w:rsidDel="00000000" w:rsidP="00000000" w:rsidRDefault="00000000" w:rsidRPr="00000000" w14:paraId="000000C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C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ラル・ヴィンチには、人にあまり見せたがらない趣味がある。思いついた言葉を紙面に書き留め、星や、風、花、人々の営み——目に映ったもの、心に残ったものを、自分なりの言葉で詩にする。</w:t>
      </w:r>
    </w:p>
    <w:p w:rsidR="00000000" w:rsidDel="00000000" w:rsidP="00000000" w:rsidRDefault="00000000" w:rsidRPr="00000000" w14:paraId="000000C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簡単に言ってしまえば、ポエム作りが趣味なのだ。もっとも、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別段誰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かに読ませようとして書いているわけではない。</w:t>
      </w:r>
    </w:p>
    <w:p w:rsidR="00000000" w:rsidDel="00000000" w:rsidP="00000000" w:rsidRDefault="00000000" w:rsidRPr="00000000" w14:paraId="000000C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本人に言わせれば、あくまでも趣味で、自分のために書き溜めているだけのものらしい。</w:t>
      </w:r>
    </w:p>
    <w:p w:rsidR="00000000" w:rsidDel="00000000" w:rsidP="00000000" w:rsidRDefault="00000000" w:rsidRPr="00000000" w14:paraId="000000C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Noto Sans JP" w:cs="Noto Sans JP" w:eastAsia="Noto Sans JP" w:hAnsi="Noto Sans JP"/>
        </w:rPr>
      </w:pPr>
      <w:r>
        <w:rPr>
          <w:rFonts w:ascii="Noto Sans JP" w:cs="Noto Sans JP" w:eastAsia="Noto Sans JP" w:hAnsi="Noto Sans JP"/>
          <w:rtl w:val="0"/>
        </w:rPr>
        <w:t xml:space="preserve">　……少なくとも。幼馴染に読まれ、引用されるために書いているわけではない。しかも、ロアの</w:t>
      </w:r>
      <w:del w:id="9013" w:author="Claude（校正）" w:date="2026-10-04T00:00:00Z">
        <w:r>
          <w:rPr>
            <w:rFonts w:ascii="Noto Sans JP" w:cs="Noto Sans JP" w:eastAsia="Noto Sans JP" w:hAnsi="Noto Sans JP"/>
            <w:rtl w:val="0"/>
          </w:rPr>
          <w:delText xml:space="preserve">事</w:delText>
        </w:r>
      </w:del>
      <w:ins w:id="9014" w:author="Claude（校正）" w:date="2026-10-04T00:00:00Z">
        <w:r>
          <w:rPr>
            <w:rFonts w:ascii="Noto Sans JP" w:cs="Noto Sans JP" w:eastAsia="Noto Sans JP" w:hAnsi="Noto Sans JP"/>
            <w:rtl w:val="0"/>
          </w:rPr>
          <w:t xml:space="preserve">こと</w:t>
        </w:r>
      </w:ins>
      <w:r>
        <w:rPr>
          <w:rFonts w:ascii="Noto Sans JP" w:cs="Noto Sans JP" w:eastAsia="Noto Sans JP" w:hAnsi="Noto Sans JP"/>
          <w:rtl w:val="0"/>
        </w:rPr>
        <w:t xml:space="preserve">だ。本当に良い詩だと思って引用しているから、タチが悪い。</w:t>
      </w:r>
    </w:p>
    <w:p w:rsidR="00000000" w:rsidDel="00000000" w:rsidP="00000000" w:rsidRDefault="00000000" w:rsidRPr="00000000" w14:paraId="000000C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CC">
      <w:pPr>
        <w:rPr>
          <w:rFonts w:ascii="Noto Sans JP" w:cs="Noto Sans JP" w:eastAsia="Noto Sans JP" w:hAnsi="Noto Sans JP"/>
        </w:rPr>
      </w:pPr>
      <w:r>
        <w:rPr>
          <w:rFonts w:ascii="Noto Sans JP" w:cs="Noto Sans JP" w:eastAsia="Noto Sans JP" w:hAnsi="Noto Sans JP"/>
          <w:rtl w:val="0"/>
        </w:rPr>
        <w:t xml:space="preserve">　一言二言言いたい気持ちをぐっと抑え、ラルは、ふぅ、と</w:t>
      </w:r>
      <w:del w:id="9015" w:author="Claude（校正）" w:date="2026-10-04T00:00:00Z">
        <w:r>
          <w:rPr>
            <w:rFonts w:ascii="Noto Sans JP" w:cs="Noto Sans JP" w:eastAsia="Noto Sans JP" w:hAnsi="Noto Sans JP"/>
            <w:rtl w:val="0"/>
          </w:rPr>
          <w:delText xml:space="preserve">溜飲を下げ</w:delText>
        </w:r>
      </w:del>
      <w:ins w:id="9016" w:author="Claude（校正）" w:date="2026-10-04T00:00:00Z">
        <w:r>
          <w:rPr>
            <w:rFonts w:ascii="Noto Sans JP" w:cs="Noto Sans JP" w:eastAsia="Noto Sans JP" w:hAnsi="Noto Sans JP"/>
            <w:rtl w:val="0"/>
          </w:rPr>
          <w:t xml:space="preserve">息を吐いて気持ちを落ち着け</w:t>
        </w:r>
      </w:ins>
      <w:r>
        <w:rPr>
          <w:rFonts w:ascii="Noto Sans JP" w:cs="Noto Sans JP" w:eastAsia="Noto Sans JP" w:hAnsi="Noto Sans JP"/>
          <w:rtl w:val="0"/>
        </w:rPr>
        <w:t xml:space="preserve">た。</w:t>
      </w:r>
    </w:p>
    <w:p w:rsidR="00000000" w:rsidDel="00000000" w:rsidP="00000000" w:rsidRDefault="00000000" w:rsidRPr="00000000" w14:paraId="000000C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羞恥で少し熱くなった顔を冷ますように、パタパタと手で頬を扇ぐ。それから、変わらず瞬きながら流れていく星々へと視線を戻した。</w:t>
      </w:r>
    </w:p>
    <w:p w:rsidR="00000000" w:rsidDel="00000000" w:rsidP="00000000" w:rsidRDefault="00000000" w:rsidRPr="00000000" w14:paraId="000000C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「はぁ……でも、本当にまた会えたらいいわね」</w:t>
      </w:r>
    </w:p>
    <w:p w:rsidR="00000000" w:rsidDel="00000000" w:rsidP="00000000" w:rsidRDefault="00000000" w:rsidRPr="00000000" w14:paraId="000000D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「ああ、『星と星が——」</w:t>
      </w:r>
    </w:p>
    <w:p w:rsidR="00000000" w:rsidDel="00000000" w:rsidP="00000000" w:rsidRDefault="00000000" w:rsidRPr="00000000" w14:paraId="000000D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「それはもういいから」</w:t>
      </w:r>
    </w:p>
    <w:p w:rsidR="00000000" w:rsidDel="00000000" w:rsidP="00000000" w:rsidRDefault="00000000" w:rsidRPr="00000000" w14:paraId="000000D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「…………」</w:t>
      </w:r>
    </w:p>
    <w:p w:rsidR="00000000" w:rsidDel="00000000" w:rsidP="00000000" w:rsidRDefault="00000000" w:rsidRPr="00000000" w14:paraId="000000D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ぴしゃりと遮られた。</w:t>
      </w:r>
    </w:p>
    <w:p w:rsidR="00000000" w:rsidDel="00000000" w:rsidP="00000000" w:rsidRDefault="00000000" w:rsidRPr="00000000" w14:paraId="000000D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ほんの僅かに不服そうな顔をしたロアを横目に、ラルは小さく息を吐く。もう一度引用されたら、今度こそ何を言ってしまうか分からない。</w:t>
      </w:r>
    </w:p>
    <w:p w:rsidR="00000000" w:rsidDel="00000000" w:rsidP="00000000" w:rsidRDefault="00000000" w:rsidRPr="00000000" w14:paraId="000000D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そんなラルの心情を知ってか知らずか。ロアはしばらく何も言わず、窓の向こうを眺めていた。</w:t>
      </w:r>
    </w:p>
    <w:p w:rsidR="00000000" w:rsidDel="00000000" w:rsidP="00000000" w:rsidRDefault="00000000" w:rsidRPr="00000000" w14:paraId="000000D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……遥か遠く、何光年、何十光年と離れた星々の光が、黒い宇宙を流れていく。</w:t>
      </w:r>
    </w:p>
    <w:p w:rsidR="00000000" w:rsidDel="00000000" w:rsidP="00000000" w:rsidRDefault="00000000" w:rsidRPr="00000000" w14:paraId="000000D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彼らが帰っていった場所が、この星空のどこかにあるのか。それとも、どれだけ船を走らせても決して辿り着けない場所なのか。</w:t>
      </w:r>
    </w:p>
    <w:p w:rsidR="00000000" w:rsidDel="00000000" w:rsidP="00000000" w:rsidRDefault="00000000" w:rsidRPr="00000000" w14:paraId="000000D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今の二人には、知る由もない。</w:t>
      </w:r>
    </w:p>
    <w:p w:rsidR="00000000" w:rsidDel="00000000" w:rsidP="00000000" w:rsidRDefault="00000000" w:rsidRPr="00000000" w14:paraId="000000D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D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「……会えるさ」</w:t>
      </w:r>
    </w:p>
    <w:p w:rsidR="00000000" w:rsidDel="00000000" w:rsidP="00000000" w:rsidRDefault="00000000" w:rsidRPr="00000000" w14:paraId="000000D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不意に、先ほどまでとは違う声色で、ロアが呟いた。</w:t>
      </w:r>
    </w:p>
    <w:p w:rsidR="00000000" w:rsidDel="00000000" w:rsidP="00000000" w:rsidRDefault="00000000" w:rsidRPr="00000000" w14:paraId="000000E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「え？」</w:t>
      </w:r>
    </w:p>
    <w:p w:rsidR="00000000" w:rsidDel="00000000" w:rsidP="00000000" w:rsidRDefault="00000000" w:rsidRPr="00000000" w14:paraId="000000E2">
      <w:pPr>
        <w:rPr>
          <w:rFonts w:ascii="Noto Sans JP" w:cs="Noto Sans JP" w:eastAsia="Noto Sans JP" w:hAnsi="Noto Sans JP"/>
        </w:rPr>
      </w:pPr>
      <w:r>
        <w:rPr>
          <w:rFonts w:ascii="Noto Sans JP" w:cs="Noto Sans JP" w:eastAsia="Noto Sans JP" w:hAnsi="Noto Sans JP"/>
          <w:rtl w:val="0"/>
        </w:rPr>
        <w:t xml:space="preserve">「必ず、また会える——そう、遠くない</w:t>
      </w:r>
      <w:del w:id="9017" w:author="Claude（校正）" w:date="2026-10-04T00:00:00Z">
        <w:r>
          <w:rPr>
            <w:rFonts w:ascii="Noto Sans JP" w:cs="Noto Sans JP" w:eastAsia="Noto Sans JP" w:hAnsi="Noto Sans JP"/>
            <w:rtl w:val="0"/>
          </w:rPr>
          <w:delText xml:space="preserve">内</w:delText>
        </w:r>
      </w:del>
      <w:ins w:id="9018" w:author="Claude（校正）" w:date="2026-10-04T00:00:00Z">
        <w:r>
          <w:rPr>
            <w:rFonts w:ascii="Noto Sans JP" w:cs="Noto Sans JP" w:eastAsia="Noto Sans JP" w:hAnsi="Noto Sans JP"/>
            <w:rtl w:val="0"/>
          </w:rPr>
          <w:t xml:space="preserve">うち</w:t>
        </w:r>
      </w:ins>
      <w:r>
        <w:rPr>
          <w:rFonts w:ascii="Noto Sans JP" w:cs="Noto Sans JP" w:eastAsia="Noto Sans JP" w:hAnsi="Noto Sans JP"/>
          <w:rtl w:val="0"/>
        </w:rPr>
        <w:t xml:space="preserve">にね」</w:t>
      </w:r>
    </w:p>
    <w:p w:rsidR="00000000" w:rsidDel="00000000" w:rsidP="00000000" w:rsidRDefault="00000000" w:rsidRPr="00000000" w14:paraId="000000E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紫水晶の瞳は、遥か彼方の星々を見つめたまま。いつものようなぶっきらぼうな言い回しでも、先ほどのようなささやかな意趣返しでもなく。</w:t>
      </w:r>
    </w:p>
    <w:p w:rsidR="00000000" w:rsidDel="00000000" w:rsidP="00000000" w:rsidRDefault="00000000" w:rsidRPr="00000000" w14:paraId="000000E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まるで、それが既に決まっていることだとでも言うよう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な——妙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な確信を帯びた声だった。</w:t>
      </w:r>
    </w:p>
    <w:p w:rsidR="00000000" w:rsidDel="00000000" w:rsidP="00000000" w:rsidRDefault="00000000" w:rsidRPr="00000000" w14:paraId="000000E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……ラルは、少しだけ、ほんの少しだけ。</w:t>
      </w:r>
    </w:p>
    <w:p w:rsidR="00000000" w:rsidDel="00000000" w:rsidP="00000000" w:rsidRDefault="00000000" w:rsidRPr="00000000" w14:paraId="000000E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ロアが遠くに行ってしまうかのような、根拠のない不安を感じた。胸元に添えていた手を、思わずロアへ伸ばしかけて——</w:t>
      </w:r>
    </w:p>
    <w:p w:rsidR="00000000" w:rsidDel="00000000" w:rsidP="00000000" w:rsidRDefault="00000000" w:rsidRPr="00000000" w14:paraId="000000E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E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E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E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『————あ～、二人とも聞こえてるか～？』</w:t>
      </w:r>
    </w:p>
    <w:p w:rsidR="00000000" w:rsidDel="00000000" w:rsidP="00000000" w:rsidRDefault="00000000" w:rsidRPr="00000000" w14:paraId="000000E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F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F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突然、天井のスピーカーから響いた男性の軽快な声が、二人の間に漂っていた空気を容赦なく吹き飛ばした。</w:t>
      </w:r>
    </w:p>
    <w:p w:rsidR="00000000" w:rsidDel="00000000" w:rsidP="00000000" w:rsidRDefault="00000000" w:rsidRPr="00000000" w14:paraId="000000F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胸に芽生えたばかりの小さな不安も、その声に呆気なく吹き飛ばされた。ラルが目線をスピーカーに向けると、続けて声が鳴り響く。</w:t>
      </w:r>
    </w:p>
    <w:p w:rsidR="00000000" w:rsidDel="00000000" w:rsidP="00000000" w:rsidRDefault="00000000" w:rsidRPr="00000000" w14:paraId="000000F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F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『もう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検査終わった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んだろ～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？　そろそろ時空間移動に入る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からよ～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。いつまでも通路に突っ立ってないで、所定の位置に戻ってくれ～！』</w:t>
      </w:r>
    </w:p>
    <w:p w:rsidR="00000000" w:rsidDel="00000000" w:rsidP="00000000" w:rsidRDefault="00000000" w:rsidRPr="00000000" w14:paraId="000000F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……どうやら、救難信号を受けてここまで船を飛ばしてきた操縦士は、二人が医務室の前で話し込んでいる間も律儀に待っていたらしい。</w:t>
      </w:r>
    </w:p>
    <w:p w:rsidR="00000000" w:rsidDel="00000000" w:rsidP="00000000" w:rsidRDefault="00000000" w:rsidRPr="00000000" w14:paraId="000000F8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</w:t>
      </w:r>
    </w:p>
    <w:p w:rsidR="00000000" w:rsidDel="00000000" w:rsidP="00000000" w:rsidRDefault="00000000" w:rsidRPr="00000000" w14:paraId="000000F9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「あ……ごめんなさい。行きましょう、ロア」</w:t>
      </w:r>
    </w:p>
    <w:p w:rsidR="00000000" w:rsidDel="00000000" w:rsidP="00000000" w:rsidRDefault="00000000" w:rsidRPr="00000000" w14:paraId="000000F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「ああ」</w:t>
      </w:r>
    </w:p>
    <w:p w:rsidR="00000000" w:rsidDel="00000000" w:rsidP="00000000" w:rsidRDefault="00000000" w:rsidRPr="00000000" w14:paraId="000000F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見ているのか、見てないのかはさておき。ラルはスピーカーに向けて軽く頭を下げると、ロアの手をそっと取り、軽く引いた。</w:t>
      </w:r>
    </w:p>
    <w:p w:rsidR="00000000" w:rsidDel="00000000" w:rsidP="00000000" w:rsidRDefault="00000000" w:rsidRPr="00000000" w14:paraId="000000FD">
      <w:pPr>
        <w:rPr>
          <w:rFonts w:ascii="Noto Sans JP" w:cs="Noto Sans JP" w:eastAsia="Noto Sans JP" w:hAnsi="Noto Sans JP"/>
        </w:rPr>
      </w:pPr>
      <w:r>
        <w:rPr>
          <w:rFonts w:ascii="Noto Sans JP" w:cs="Noto Sans JP" w:eastAsia="Noto Sans JP" w:hAnsi="Noto Sans JP"/>
          <w:rtl w:val="0"/>
        </w:rPr>
        <w:t xml:space="preserve">　力など入ってないに等しいぐらい、緩やかな力だったが。それに逆らう</w:t>
      </w:r>
      <w:del w:id="9019" w:author="Claude（校正）" w:date="2026-10-04T00:00:00Z">
        <w:r>
          <w:rPr>
            <w:rFonts w:ascii="Noto Sans JP" w:cs="Noto Sans JP" w:eastAsia="Noto Sans JP" w:hAnsi="Noto Sans JP"/>
            <w:rtl w:val="0"/>
          </w:rPr>
          <w:delText xml:space="preserve">事</w:delText>
        </w:r>
      </w:del>
      <w:ins w:id="9020" w:author="Claude（校正）" w:date="2026-10-04T00:00:00Z">
        <w:r>
          <w:rPr>
            <w:rFonts w:ascii="Noto Sans JP" w:cs="Noto Sans JP" w:eastAsia="Noto Sans JP" w:hAnsi="Noto Sans JP"/>
            <w:rtl w:val="0"/>
          </w:rPr>
          <w:t xml:space="preserve">こと</w:t>
        </w:r>
      </w:ins>
      <w:r>
        <w:rPr>
          <w:rFonts w:ascii="Noto Sans JP" w:cs="Noto Sans JP" w:eastAsia="Noto Sans JP" w:hAnsi="Noto Sans JP"/>
          <w:rtl w:val="0"/>
        </w:rPr>
        <w:t xml:space="preserve">もなく、ロアはラルへと続いた。</w:t>
      </w:r>
    </w:p>
    <w:p w:rsidR="00000000" w:rsidDel="00000000" w:rsidP="00000000" w:rsidRDefault="00000000" w:rsidRPr="00000000" w14:paraId="000000FE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『よーし、じゃあ二人が戻ったら時空間移動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始めるぜ～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。マトイちゃんは車椅子の固定済ませたかー？』</w:t>
      </w:r>
    </w:p>
    <w:p w:rsidR="00000000" w:rsidDel="00000000" w:rsidP="00000000" w:rsidRDefault="00000000" w:rsidRPr="00000000" w14:paraId="00000100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『はーい、問題ないよ～』</w:t>
      </w:r>
    </w:p>
    <w:p w:rsidR="00000000" w:rsidDel="00000000" w:rsidP="00000000" w:rsidRDefault="00000000" w:rsidRPr="00000000" w14:paraId="00000101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スピーカーから聞こえてくるやり取りを背景に、二人分の足音が廊下に響いていく。</w:t>
      </w:r>
    </w:p>
    <w:p w:rsidR="00000000" w:rsidDel="00000000" w:rsidP="00000000" w:rsidRDefault="00000000" w:rsidRPr="00000000" w14:paraId="00000103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やがて船内の照明が僅かに落ち、時空間移動への移行を告げる電子音が鳴った。</w:t>
      </w:r>
    </w:p>
    <w:p w:rsidR="00000000" w:rsidDel="00000000" w:rsidP="00000000" w:rsidRDefault="00000000" w:rsidRPr="00000000" w14:paraId="00000104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窓の外で、無数の星々が一斉に長い尾を引き——やがて、ひとつの光へと溶けていく。</w:t>
      </w:r>
    </w:p>
    <w:p w:rsidR="00000000" w:rsidDel="00000000" w:rsidP="00000000" w:rsidRDefault="00000000" w:rsidRPr="00000000" w14:paraId="00000106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　それを最後に、一隻の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キャンプシップ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は星の大海から姿を消した。</w:t>
      </w:r>
    </w:p>
    <w:p w:rsidR="00000000" w:rsidDel="00000000" w:rsidP="00000000" w:rsidRDefault="00000000" w:rsidRPr="00000000" w14:paraId="00000107">
      <w:pPr>
        <w:rPr>
          <w:rFonts w:ascii="Noto Sans JP" w:cs="Noto Sans JP" w:eastAsia="Noto Sans JP" w:hAnsi="Noto Sans JP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JP" w:cs="Noto Sans JP" w:eastAsia="Noto Sans JP" w:hAnsi="Noto Sans JP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wpz8dlhy0m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あとがき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Title"/>
        <w:rPr>
          <w:rFonts w:ascii="Noto Sans JP" w:cs="Noto Sans JP" w:eastAsia="Noto Sans JP" w:hAnsi="Noto Sans JP"/>
        </w:rPr>
      </w:pPr>
      <w:bookmarkStart w:colFirst="0" w:colLast="0" w:name="_rs68t32kffe" w:id="5"/>
      <w:bookmarkEnd w:id="5"/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あとがき</w:t>
      </w:r>
    </w:p>
    <w:p w:rsidR="00000000" w:rsidDel="00000000" w:rsidP="00000000" w:rsidRDefault="00000000" w:rsidRPr="00000000" w14:paraId="0000010A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ロアくん22歳、ラルさん24歳。幼馴染。無口不器用口下手男子とおおらかに包み込む系お姉さん。</w:t>
      </w:r>
    </w:p>
    <w:p w:rsidR="00000000" w:rsidDel="00000000" w:rsidP="00000000" w:rsidRDefault="00000000" w:rsidRPr="00000000" w14:paraId="0000010D">
      <w:pPr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私はそういう関係性を壁になって見ていたい。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