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5inzjfewh4"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まえがき</w:t>
      </w:r>
      <w:r w:rsidDel="00000000" w:rsidR="00000000" w:rsidRPr="00000000">
        <w:rPr>
          <w:rtl w:val="0"/>
        </w:rPr>
      </w:r>
    </w:p>
    <w:p w:rsidR="00000000" w:rsidDel="00000000" w:rsidP="00000000" w:rsidRDefault="00000000" w:rsidRPr="00000000" w14:paraId="00000002">
      <w:pPr>
        <w:pStyle w:val="Title"/>
        <w:rPr/>
      </w:pPr>
      <w:bookmarkStart w:colFirst="0" w:colLast="0" w:name="_opa8gya1wnhq" w:id="1"/>
      <w:bookmarkEnd w:id="1"/>
      <w:r w:rsidDel="00000000" w:rsidR="00000000" w:rsidRPr="00000000">
        <w:rPr>
          <w:rFonts w:ascii="Arial Unicode MS" w:cs="Arial Unicode MS" w:eastAsia="Arial Unicode MS" w:hAnsi="Arial Unicode MS"/>
          <w:rtl w:val="0"/>
        </w:rPr>
        <w:t xml:space="preserve">まえがき</w:t>
      </w:r>
    </w:p>
    <w:p w:rsidR="00000000" w:rsidDel="00000000" w:rsidP="00000000" w:rsidRDefault="00000000" w:rsidRPr="00000000" w14:paraId="00000003">
      <w:pPr>
        <w:rPr>
          <w:rFonts w:ascii="Noto Sans JP" w:cs="Noto Sans JP" w:eastAsia="Noto Sans JP" w:hAnsi="Noto Sans JP"/>
        </w:rPr>
      </w:pPr>
      <w:r w:rsidDel="00000000" w:rsidR="00000000" w:rsidRPr="00000000">
        <w:rPr>
          <w:rFonts w:ascii="Noto Sans JP" w:cs="Noto Sans JP" w:eastAsia="Noto Sans JP" w:hAnsi="Noto Sans JP"/>
          <w:rtl w:val="0"/>
        </w:rPr>
        <w:br w:type="textWrapping"/>
        <w:t xml:space="preserve">これはUoCに合流するまでの前日譚として書いたお話です。舞台としてはオラクル（1000年前、PSO2）の時代での本編が終わった後になります。</w:t>
      </w:r>
    </w:p>
    <w:p w:rsidR="00000000" w:rsidDel="00000000" w:rsidP="00000000" w:rsidRDefault="00000000" w:rsidRPr="00000000" w14:paraId="00000004">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＜注意点＞</w:t>
      </w:r>
    </w:p>
    <w:p w:rsidR="00000000" w:rsidDel="00000000" w:rsidP="00000000" w:rsidRDefault="00000000" w:rsidRPr="00000000" w14:paraId="00000005">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・独自解釈を多分に入れて創作してたので、読んでもハテナになる部分が多いです</w:t>
      </w:r>
    </w:p>
    <w:p w:rsidR="00000000" w:rsidDel="00000000" w:rsidP="00000000" w:rsidRDefault="00000000" w:rsidRPr="00000000" w14:paraId="00000006">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・自創作の設定部分は極力ボヤかして書いてます</w:t>
      </w:r>
    </w:p>
    <w:p w:rsidR="00000000" w:rsidDel="00000000" w:rsidP="00000000" w:rsidRDefault="00000000" w:rsidRPr="00000000" w14:paraId="00000007">
      <w:pPr>
        <w:rPr>
          <w:rFonts w:ascii="Noto Sans JP" w:cs="Noto Sans JP" w:eastAsia="Noto Sans JP" w:hAnsi="Noto Sans JP"/>
        </w:rPr>
      </w:pPr>
      <w:r w:rsidDel="00000000" w:rsidR="00000000" w:rsidRPr="00000000">
        <w:rPr>
          <w:rFonts w:ascii="Noto Sans JP" w:cs="Noto Sans JP" w:eastAsia="Noto Sans JP" w:hAnsi="Noto Sans JP"/>
          <w:rtl w:val="0"/>
        </w:rPr>
        <w:t xml:space="preserve">・抽象的な表現多いので多分読みづらいです</w:t>
      </w:r>
    </w:p>
    <w:p w:rsidR="00000000" w:rsidDel="00000000" w:rsidP="00000000" w:rsidRDefault="00000000" w:rsidRPr="00000000" w14:paraId="00000008">
      <w:pPr>
        <w:rPr>
          <w:rFonts w:ascii="Noto Sans JP" w:cs="Noto Sans JP" w:eastAsia="Noto Sans JP" w:hAnsi="Noto Sans JP"/>
        </w:rPr>
        <w:sectPr>
          <w:type w:val="nextPage"/>
          <w:pgSz w:h="16834" w:w="11909" w:orient="portrait"/>
          <w:pgMar w:bottom="1440" w:top="1440" w:left="1440" w:right="1440" w:header="720" w:footer="720"/>
          <w:pgNumType w:start="1"/>
        </w:sectPr>
      </w:pPr>
      <w:r>
        <w:rPr>
          <w:rFonts w:ascii="Noto Sans JP" w:cs="Noto Sans JP" w:eastAsia="Noto Sans JP" w:hAnsi="Noto Sans JP"/>
          <w:rtl w:val="0"/>
        </w:rPr>
        <w:t xml:space="preserve">・なんか頑張ったんやなこの子、って思ってもらえれば</w:t>
      </w:r>
      <w:del w:id="9021" w:author="Claude（校正）" w:date="2026-10-04T00:00:00Z">
        <w:r>
          <w:rPr>
            <w:rFonts w:ascii="Noto Sans JP" w:cs="Noto Sans JP" w:eastAsia="Noto Sans JP" w:hAnsi="Noto Sans JP"/>
            <w:rtl w:val="0"/>
          </w:rPr>
          <w:delText xml:space="preserve">五</w:delText>
        </w:r>
      </w:del>
      <w:ins w:id="9022" w:author="Claude（校正）" w:date="2026-10-04T00:00:00Z">
        <w:r>
          <w:rPr>
            <w:rFonts w:ascii="Noto Sans JP" w:cs="Noto Sans JP" w:eastAsia="Noto Sans JP" w:hAnsi="Noto Sans JP"/>
            <w:rtl w:val="0"/>
          </w:rPr>
          <w:t xml:space="preserve">御</w:t>
        </w:r>
      </w:ins>
      <w:r>
        <w:rPr>
          <w:rFonts w:ascii="Noto Sans JP" w:cs="Noto Sans JP" w:eastAsia="Noto Sans JP" w:hAnsi="Noto Sans JP"/>
          <w:rtl w:val="0"/>
        </w:rPr>
        <w:t xml:space="preserve">の字</w:t>
      </w:r>
    </w:p>
    <w:p w:rsidR="00000000" w:rsidDel="00000000" w:rsidP="00000000" w:rsidRDefault="00000000" w:rsidRPr="00000000" w14:paraId="000000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JP" w:cs="Noto Sans JP" w:eastAsia="Noto Sans JP" w:hAnsi="Noto Sans JP"/>
        </w:rPr>
        <w:sectPr>
          <w:type w:val="nextPage"/>
          <w:pgSz w:h="16834" w:w="11909" w:orient="portrait"/>
          <w:pgMar w:bottom="1440" w:top="1440" w:left="1440" w:right="1440" w:header="720" w:footer="720"/>
          <w:pgNumType w:start="1"/>
        </w:sectPr>
      </w:pPr>
      <w:bookmarkStart w:colFirst="0" w:colLast="0" w:name="_22imxyqidrk2" w:id="2"/>
      <w:bookmarkEnd w:id="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本編</w:t>
      </w:r>
      <w:r w:rsidDel="00000000" w:rsidR="00000000" w:rsidRPr="00000000">
        <w:rPr>
          <w:rtl w:val="0"/>
        </w:rPr>
      </w:r>
    </w:p>
    <w:p w:rsidR="00000000" w:rsidDel="00000000" w:rsidP="00000000" w:rsidRDefault="00000000" w:rsidRPr="00000000" w14:paraId="0000000A">
      <w:pPr>
        <w:pStyle w:val="Title"/>
        <w:rPr/>
      </w:pPr>
      <w:bookmarkStart w:colFirst="0" w:colLast="0" w:name="_4gu19zjrarfb" w:id="3"/>
      <w:bookmarkEnd w:id="3"/>
      <w:r w:rsidDel="00000000" w:rsidR="00000000" w:rsidRPr="00000000">
        <w:rPr>
          <w:rtl w:val="0"/>
        </w:rPr>
      </w:r>
    </w:p>
    <w:p w:rsidR="00000000" w:rsidDel="00000000" w:rsidP="00000000" w:rsidRDefault="00000000" w:rsidRPr="00000000" w14:paraId="0000000B">
      <w:pPr>
        <w:pStyle w:val="Title"/>
        <w:rPr/>
      </w:pPr>
      <w:bookmarkStart w:colFirst="0" w:colLast="0" w:name="_27e06l36370p" w:id="4"/>
      <w:bookmarkEnd w:id="4"/>
      <w:r w:rsidDel="00000000" w:rsidR="00000000" w:rsidRPr="00000000">
        <w:rPr>
          <w:rtl w:val="0"/>
        </w:rPr>
        <w:t xml:space="preserve">Journey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ちりん、と鈴の音が聴こえた。</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いや、聴こえた、というのは正しい表現ではなかったのかもしれない。正確には、聴こえたように思えた、だ。</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何故ならば、ここには何もない。音が伝わるはずの空気も、音を感じとるはずの耳もない。</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光も闇もなく、上も下もなく、自分という存在すら曖昧な虚無の中で、それでも確かに鈴の音だけが鳴ったように思えた。</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ちりん、と鈴の音が聴こえた。</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今度は違った。確かに聴こえた。強く鋭い音ではない。世界を震わせるような響きでもない。</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それでも、その澄んだ音色を認識できた。ようやく、そこで自分が聴覚を失い、そして取り戻した、という事に気付いた。</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ちりん、と鈴の音が聴こえた。</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何かに触れた。風か、あるいは水面の揺らぎだったのか。曖昧な感触が、自分の輪郭をなぞる。</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鈍い感覚ながら、冷たい、と。そう感じた。自分と、自分以外を隔てる境界が生まれた。自分が、身体を持っていた事を、少しだけ思い出した。</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ちりん、と鈴の音が聴こえた。</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同時に、匂いを感じた。懐かしいような、遠い昔に知っていたような。言葉に表せない、香りだった。</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花だったかもしれない。木々だったかもしれない。雨上がりのコンクリだったかもしれない。分からない、が―――匂いの輪郭だけ、掴む事が出来た。</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ちりん、と鈴の音が聴こえた。今度は何も起きない。</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ちりん、と鈴の音が聴こえた。世界のどこかで、何かが軋むような感覚だけがあった。</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……ちりん、と鈴の音が聴こえた。</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数度の音の後。何もなかったはずの虚無に、色が滲んだ。閉ざされていた瞼が開くように――――世界が、ぼやけた。</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絵具を乱雑にブチ撒けたような、色彩の暴力。それらが、ただただ混ざり合い、調和の無い世界を生み出している。そんな世界が――――ミルクを垂らしたコーヒーを逆再生するように、ゆっくりと分離していく。形を取り戻していく。不可逆を覆すような光景が、目の前に広がっている。</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数度の色彩の奔流が収まった頃。気付けば、目の前には湯気を立て、黒い水面を波立たせるコーヒーが置かれていた。</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手を伸ばして―――視界に映った自分の手に驚いて、少しだけ止まる。自分の手がそこにあるという事実に、少しだけ思考が追いつかなかった。</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そっと、ソーサーに置かれていたコーヒーを手に取り、口に運ぶ。熱さは感じなかった。すっと口内に含んだ液体は、何の味もしない。舌に触れている感覚はある。だけど、味だけがない。</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自分はブラックコーヒーが苦手だったはずだ、と思考を巡らせて―――巡らせてやっと、"私"を自覚した。</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「……ロシェ、ロシェ・イクリシス。生まれたのはAP228の8/7、生物学上は女性体、役職は守護輝士―――元守護輝士。うん、大丈夫。覚えてる」</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記憶を確かめるように呟き、指で肌をなぞる。彼女―――ロシェは、知覚した己の瞳で、周囲を見渡した。</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埃一つない木目の床、穏やかな風に揺れる観葉植物。ロビーを切り取る形で拵えた吹き抜けの先には、僅かな雲の掛かった青空が広がっている。</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「――――――■■■■カフェ」</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Pr>
          <w:rFonts w:ascii="Arial Unicode MS" w:cs="Arial Unicode MS" w:eastAsia="Arial Unicode MS" w:hAnsi="Arial Unicode MS"/>
          <w:rtl w:val="0"/>
        </w:rPr>
        <w:t xml:space="preserve">　ノイズ混じりの発声で紡いだ言葉は、ロシェが気に入っていた場所</w:t>
      </w:r>
      <w:ins w:id="9026" w:author="Claude（校正）" w:date="2026-10-04T00:00:00Z">
        <w:r>
          <w:rPr>
            <w:rFonts w:ascii="Arial Unicode MS" w:cs="Arial Unicode MS" w:eastAsia="Arial Unicode MS" w:hAnsi="Arial Unicode MS"/>
            <w:rtl w:val="0"/>
          </w:rPr>
          <w:t xml:space="preserve">の名前</w:t>
        </w:r>
      </w:ins>
      <w:r>
        <w:rPr>
          <w:rFonts w:ascii="Arial Unicode MS" w:cs="Arial Unicode MS" w:eastAsia="Arial Unicode MS" w:hAnsi="Arial Unicode MS"/>
          <w:rtl w:val="0"/>
        </w:rPr>
        <w:t xml:space="preserve">だった。開放感のある間隔で並べられたテーブルと椅子。その一つに彼女は座っている。</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寝起きの朝のように、微かに滲んだ視界を指で擦る。普段であれば賑わっているはずのカフェは、生活感や人の気配が一切なかった。ゴーストタウン、と銘打っても何ら違和感のないほどに。この場所には、ロシェと、目の前のテーブルに添えられたブラックコーヒー。それだけが存在していた。</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Pr>
          <w:rFonts w:ascii="Arial Unicode MS" w:cs="Arial Unicode MS" w:eastAsia="Arial Unicode MS" w:hAnsi="Arial Unicode MS"/>
          <w:rtl w:val="0"/>
        </w:rPr>
        <w:t xml:space="preserve">　もう一度、コーヒーを手に取り、口元に寄せる。香りはある。あまり得意ではない香りだったが。口に含</w:t>
      </w:r>
      <w:del w:id="9027" w:author="Claude（校正）" w:date="2026-10-04T00:00:00Z">
        <w:r>
          <w:rPr>
            <w:rFonts w:ascii="Arial Unicode MS" w:cs="Arial Unicode MS" w:eastAsia="Arial Unicode MS" w:hAnsi="Arial Unicode MS"/>
            <w:rtl w:val="0"/>
          </w:rPr>
          <w:delText xml:space="preserve">める</w:delText>
        </w:r>
      </w:del>
      <w:ins w:id="9028" w:author="Claude（校正）" w:date="2026-10-04T00:00:00Z">
        <w:r>
          <w:rPr>
            <w:rFonts w:ascii="Arial Unicode MS" w:cs="Arial Unicode MS" w:eastAsia="Arial Unicode MS" w:hAnsi="Arial Unicode MS"/>
            <w:rtl w:val="0"/>
          </w:rPr>
          <w:t xml:space="preserve">む</w:t>
        </w:r>
      </w:ins>
      <w:r>
        <w:rPr>
          <w:rFonts w:ascii="Arial Unicode MS" w:cs="Arial Unicode MS" w:eastAsia="Arial Unicode MS" w:hAnsi="Arial Unicode MS"/>
          <w:rtl w:val="0"/>
        </w:rPr>
        <w:t xml:space="preserve">。味はしない。水ですらない何かを、コクリと喉を鳴らして受け入れる。湯気を立てていたはずの液体は、喉を流れても熱の一つも感じさせなかった。</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ソーサーにコーヒーを戻す。飲み込んだはずの黒の水面は、減っていないように見えた。</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「――――――アレ、■■■って■■■■コー■ーダメ■■なかった■」</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唐突に掛けられた声に、カップに添えていた指がピクリと震えた。視線を上向けば、そこには一人の男性がいた。</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……いや、男性だと判断したのは、そのノイズ混じりの声がそう聴こえたからだ。チェック柄のラフな上着を着た、少し癖のある金髪の男性。</w:t>
      </w:r>
    </w:p>
    <w:p w:rsidR="00000000" w:rsidDel="00000000" w:rsidP="00000000" w:rsidRDefault="00000000" w:rsidRPr="00000000" w14:paraId="00000048">
      <w:pPr>
        <w:rPr/>
      </w:pPr>
      <w:r>
        <w:rPr>
          <w:rFonts w:ascii="Arial Unicode MS" w:cs="Arial Unicode MS" w:eastAsia="Arial Unicode MS" w:hAnsi="Arial Unicode MS"/>
          <w:rtl w:val="0"/>
        </w:rPr>
        <w:t xml:space="preserve">　机に肘を</w:t>
      </w:r>
      <w:del w:id="9029" w:author="Claude（校正）" w:date="2026-10-04T00:00:00Z">
        <w:r>
          <w:rPr>
            <w:rFonts w:ascii="Arial Unicode MS" w:cs="Arial Unicode MS" w:eastAsia="Arial Unicode MS" w:hAnsi="Arial Unicode MS"/>
            <w:rtl w:val="0"/>
          </w:rPr>
          <w:delText xml:space="preserve">付け</w:delText>
        </w:r>
      </w:del>
      <w:ins w:id="9030" w:author="Claude（校正）" w:date="2026-10-04T00:00:00Z">
        <w:r>
          <w:rPr>
            <w:rFonts w:ascii="Arial Unicode MS" w:cs="Arial Unicode MS" w:eastAsia="Arial Unicode MS" w:hAnsi="Arial Unicode MS"/>
            <w:rtl w:val="0"/>
          </w:rPr>
          <w:t xml:space="preserve">つき</w:t>
        </w:r>
      </w:ins>
      <w:r>
        <w:rPr>
          <w:rFonts w:ascii="Arial Unicode MS" w:cs="Arial Unicode MS" w:eastAsia="Arial Unicode MS" w:hAnsi="Arial Unicode MS"/>
          <w:rtl w:val="0"/>
        </w:rPr>
        <w:t xml:space="preserve">ながらこちらに顔を向けているであろう―――であろうと、表現したのには理由がある。</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A">
      <w:pPr>
        <w:rPr/>
      </w:pPr>
      <w:r>
        <w:rPr>
          <w:rFonts w:ascii="Arial Unicode MS" w:cs="Arial Unicode MS" w:eastAsia="Arial Unicode MS" w:hAnsi="Arial Unicode MS"/>
          <w:rtl w:val="0"/>
        </w:rPr>
        <w:t xml:space="preserve">　―――――――――その顔は、黒い絵</w:t>
      </w:r>
      <w:del w:id="9023" w:author="Claude（校正）" w:date="2026-10-04T00:00:00Z">
        <w:r>
          <w:rPr>
            <w:rFonts w:ascii="Arial Unicode MS" w:cs="Arial Unicode MS" w:eastAsia="Arial Unicode MS" w:hAnsi="Arial Unicode MS"/>
            <w:rtl w:val="0"/>
          </w:rPr>
          <w:delText xml:space="preserve">の</w:delText>
        </w:r>
      </w:del>
      <w:r>
        <w:rPr>
          <w:rFonts w:ascii="Arial Unicode MS" w:cs="Arial Unicode MS" w:eastAsia="Arial Unicode MS" w:hAnsi="Arial Unicode MS"/>
          <w:rtl w:val="0"/>
        </w:rPr>
        <w:t xml:space="preserve">具を乱雑に塗ったように、何もなかった。目も鼻も口も、何もない。顔を覆う黒の中から、ノイズ混じりの声だけが漏れ出している。</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「いつの間■飲める■■■なった■■」</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「うん、そうだね」</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ノイズ混じりの質問に適当に相槌を打ちながら、テーブルに添えられていた角砂糖の詰まったケースを開く。一つ、二つ、三つ。過剰だと思えるぐらいにコーヒーに入れて、スプーンで軽くかき混ぜて、もう一度口元に運ぶ。味は甘くなったかどうかすら分からず、巻き戻ったようにコーヒーも角砂糖も減っていなかった。</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「■■■ダメだった■■な■■無視す■■■相棒」</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相変わらず内容の半分も聞き取れない。いい加減、そのノイズが耳障りだった。</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「うっさい」</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カチャリ、と。気付けば右手に握られていた銃を、目の前の男性に突き付ける。驚きでのけ反ったような反応をわざとらしく見せる、その仕草も癪に障る。</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躊躇いなく、引き金を絞った。青白い光弾が、顔に塗りたくられた黒を散らす。遅れて吐き出された薬莢が床を叩き、硬質な音を響かせた。</w:t>
      </w:r>
    </w:p>
    <w:p w:rsidR="00000000" w:rsidDel="00000000" w:rsidP="00000000" w:rsidRDefault="00000000" w:rsidRPr="00000000" w14:paraId="0000005D">
      <w:pPr>
        <w:rPr/>
      </w:pPr>
      <w:r>
        <w:rPr>
          <w:rFonts w:ascii="Arial Unicode MS" w:cs="Arial Unicode MS" w:eastAsia="Arial Unicode MS" w:hAnsi="Arial Unicode MS"/>
          <w:rtl w:val="0"/>
        </w:rPr>
        <w:t xml:space="preserve">　ぐらり、と。男性は力を失って前</w:t>
      </w:r>
      <w:del w:id="9031" w:author="Claude（校正）" w:date="2026-10-04T00:00:00Z">
        <w:r>
          <w:rPr>
            <w:rFonts w:ascii="Arial Unicode MS" w:cs="Arial Unicode MS" w:eastAsia="Arial Unicode MS" w:hAnsi="Arial Unicode MS"/>
            <w:rtl w:val="0"/>
          </w:rPr>
          <w:delText xml:space="preserve">面</w:delText>
        </w:r>
      </w:del>
      <w:ins w:id="9032" w:author="Claude（校正）" w:date="2026-10-04T00:00:00Z">
        <w:r>
          <w:rPr>
            <w:rFonts w:ascii="Arial Unicode MS" w:cs="Arial Unicode MS" w:eastAsia="Arial Unicode MS" w:hAnsi="Arial Unicode MS"/>
            <w:rtl w:val="0"/>
          </w:rPr>
          <w:t xml:space="preserve">のめり</w:t>
        </w:r>
      </w:ins>
      <w:r>
        <w:rPr>
          <w:rFonts w:ascii="Arial Unicode MS" w:cs="Arial Unicode MS" w:eastAsia="Arial Unicode MS" w:hAnsi="Arial Unicode MS"/>
          <w:rtl w:val="0"/>
        </w:rPr>
        <w:t xml:space="preserve">に倒れる。首の上の黒が、零れたコーヒーのようにテーブルへ広がっていく。</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「私の友達は、私を"相棒"なんて呼ばないよ」</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銃を下ろす。それと同時に、ちりん、と鈴の音が聴こえる。</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世界が、またぐらりと歪み始めた。倒れ伏した男性も、コーヒーも、気に入っていたカフェの風景も、境界を失ったように混ざり合っている。</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色彩の暴力に眉を顰め、目を閉じる。</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―――――――――気付いた時には、豊かな緑と凪いだ湖が広がる大地に、ロシェは立っていた。</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「……遺跡？」</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見覚えのある光景に、ロシェは確認するように呟く。文明の名残を感じさせながらも、朽ち果てた事を知らせる崩れた建造物。その表面に張った緑が、辿った年月を物語っている。</w:t>
      </w:r>
    </w:p>
    <w:p w:rsidR="00000000" w:rsidDel="00000000" w:rsidP="00000000" w:rsidRDefault="00000000" w:rsidRPr="00000000" w14:paraId="0000006F">
      <w:pPr>
        <w:rPr/>
      </w:pPr>
      <w:r>
        <w:rPr>
          <w:rFonts w:ascii="Arial Unicode MS" w:cs="Arial Unicode MS" w:eastAsia="Arial Unicode MS" w:hAnsi="Arial Unicode MS"/>
          <w:rtl w:val="0"/>
        </w:rPr>
        <w:t xml:space="preserve">　連続性のない移動に、首を傾げる。星すら違うのに、どうやって移動したのか、何故遺跡なのか――――そんな疑問を解消するように、雲一つなかった青空</w:t>
      </w:r>
      <w:del w:id="9033" w:author="Claude（校正）" w:date="2026-10-04T00:00:00Z">
        <w:r>
          <w:rPr>
            <w:rFonts w:ascii="Arial Unicode MS" w:cs="Arial Unicode MS" w:eastAsia="Arial Unicode MS" w:hAnsi="Arial Unicode MS"/>
            <w:rtl w:val="0"/>
          </w:rPr>
          <w:delText xml:space="preserve">へ</w:delText>
        </w:r>
      </w:del>
      <w:ins w:id="9034" w:author="Claude（校正）" w:date="2026-10-04T00:00:00Z">
        <w:r>
          <w:rPr>
            <w:rFonts w:ascii="Arial Unicode MS" w:cs="Arial Unicode MS" w:eastAsia="Arial Unicode MS" w:hAnsi="Arial Unicode MS"/>
            <w:rtl w:val="0"/>
          </w:rPr>
          <w:t xml:space="preserve">が</w:t>
        </w:r>
      </w:ins>
      <w:r>
        <w:rPr>
          <w:rFonts w:ascii="Arial Unicode MS" w:cs="Arial Unicode MS" w:eastAsia="Arial Unicode MS" w:hAnsi="Arial Unicode MS"/>
          <w:rtl w:val="0"/>
        </w:rPr>
        <w:t xml:space="preserve">、誰かが血を流し込んだように、紅く染まっていく。</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「……ああ、そっか」</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そう呟き、視線を横へ向ける。視線の先、紅く染まる空の中心、空を侵す悪意の根源。黒い岩を乱暴に鎧にしたような巨体が、そこに立っていた。</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―――――――――【巨躯】。忘れようもない、かつての敵が、ロシェに悪意を向けていた。</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「さぁ始■■■■猛■闘争■■」</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「……はぁ」</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ノイズ混じりの声に、ため息をつく。これはきっと再現なのだろう。ロシェという少女の記憶と、"そうであるべきだった"とうそぶく誰かの記憶が、混じり合った茶番。</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右手の銃に呼応するように、左手に片刃の長剣が握られる。それを交戦の意思ありと認めたのか、【巨躯】が愉悦を滲ませるように身体を揺らし―――背負っていた、鶏冠にも似た黒い巨剣を引き抜いた。</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「■■■■■■ッ！！」</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咆哮と地鳴り。それと共に、【巨躯】が大きく跳躍した。常人の眼では捉えられない速度で身を翻した【巨躯】。だが、ロシェの視線は――――一切ブレる事なく、その姿を捉え続けていた。</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巨剣を大上段に構えた【巨躯】が、墜ちる星の如き速度でロシェに迫る。眼前に迫ったその殺意を、まるで避けようともせず―――巨剣が叩きつけられる。</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―――――――――衝撃。大地が割れ、穏やかだった湖は荒れ狂う。世界が歪んだと錯覚するほどの一撃。</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だが、確実に捉えたはずの一撃を、何事も無かったように。大地を抉った巨剣の背の上でバランスを取るように立ったロシェが、冷えた視線を【巨躯】に向ける。</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銃口が【巨躯】の額に向けられた。引き金が絞られる。光弾が吐き出され、脆い紙くずを吹き飛ばすように、その顔貌を吹き飛ばした。あまりにも、あっけなく。</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「……先輩は、身を焦がすほどの憎悪に駆られながら、大事な人を想っていた。それでも復讐だけは捨てられなかった。その葛藤を、想いを――――"闘争"なんて言葉で穢すな」</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苛立ち混じりに吐き捨てた言葉。それと同時に、ちりん、と鈴の音が聴こえる。</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黒い粒子となって散っていく【巨躯】の残骸。その音も、光景も、全てが水に溶ける絵具のようにぼやけていく。またか、と思い目を瞑る暇も無く、世界は移り変わった。</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―――――――――そこは、胎内だった。母なる海に囲まれた、原初の知性が生まれた場所。錆びた光沢を鈍く走らせるリング状の構造物が、世界をかたどっている。その中心に、ロシェは立っていた。</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「……今度はマザーシップ？」</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息つく暇もなく、移り変わった世界もまた、見覚えのある光景だった。金色のクラゲが周囲を満たす海を泳ぐ様を、視線で追いかける。ゆらり、ゆらりと彷徨うソレを追いかけて、視線が水平に戻った所で―――目の前で蹲る男性がいる事に気付く。</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白を基調とした、幾何学的なデザインの盛り込まれた意匠。銀髪を垂らす男性―――彼の事を、見間違えるはずもなかった。</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「■■■全■■シオン■■知■■■終■■■」</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その口から漏れ出す声は、ほとんど聞き取れない。だが、ノイズ混じりの声に、失望と、悲嘆と、後悔と―――あらゆる絶望が込められている。</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その声に、ロシェは目を細める。憐れむような、悲しむような。複雑な感情が混ざった視線を、その男性に向けた。</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「■■かけがえのない■■■シオン■■失った■■■貴様が■■貴様が■■■」</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「……逆じゃん。先生、シオンの事嫌いだったでしょ」</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Pr>
          <w:rFonts w:ascii="Arial Unicode MS" w:cs="Arial Unicode MS" w:eastAsia="Arial Unicode MS" w:hAnsi="Arial Unicode MS"/>
          <w:rtl w:val="0"/>
        </w:rPr>
        <w:t xml:space="preserve">　顔を</w:t>
      </w:r>
      <w:del w:id="9035" w:author="Claude（校正）" w:date="2026-10-04T00:00:00Z">
        <w:r>
          <w:rPr>
            <w:rFonts w:ascii="Arial Unicode MS" w:cs="Arial Unicode MS" w:eastAsia="Arial Unicode MS" w:hAnsi="Arial Unicode MS"/>
            <w:rtl w:val="0"/>
          </w:rPr>
          <w:delText xml:space="preserve">あ</w:delText>
        </w:r>
      </w:del>
      <w:ins w:id="9036" w:author="Claude（校正）" w:date="2026-10-04T00:00:00Z">
        <w:r>
          <w:rPr>
            <w:rFonts w:ascii="Arial Unicode MS" w:cs="Arial Unicode MS" w:eastAsia="Arial Unicode MS" w:hAnsi="Arial Unicode MS"/>
            <w:rtl w:val="0"/>
          </w:rPr>
          <w:t xml:space="preserve">上</w:t>
        </w:r>
      </w:ins>
      <w:r>
        <w:rPr>
          <w:rFonts w:ascii="Arial Unicode MS" w:cs="Arial Unicode MS" w:eastAsia="Arial Unicode MS" w:hAnsi="Arial Unicode MS"/>
          <w:rtl w:val="0"/>
        </w:rPr>
        <w:t xml:space="preserve">げた男性の視線―――まただ。顔は黒く塗りたくられ、視線の先はうかがえない。ただ、その言葉に怒りが、妄執が、気持ち悪いほどに纏わりついていた。</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自分の記憶とは違う男性―――"先生"の姿を見せられたロシェが、嫌気が差したように息を吐く。どこまでも、この茶番は自分を苛つかせるらしい。</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「貴様も■■■逆らう■■■■■この■■■■■■【敗者】■■■【敗者】■■■」</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「合理的な解だけで満足して、演算を止めた全知存在なんて意味がない―――だから先生がなろうとしたんでしょ」</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男性が、黒い繭に包まれていく。羽化寸前の鼓動を13回響かせた後――――繭を食い破る。現れたのは、天より墜ちた六翼の存在。金色の鎧を纏った堕天使が、宙を舞った。</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「■■■全知■■僕だ■■■貴様■■■解■■■必要ない■■」</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堕天使が手を前にかざす。その先に、赤黒い悪意が、光芒が集っていく。それを見ながら、ロシェは―――右手に持っていた銃を手放し、同じように眼前にかざした。避ける素振りも見せず、身構える事もせず、ただ自然に。</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「私は、先生の過ちを否定しないよ。だって、私も同じ事をしたんだから」</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「■■収縮■■疑似崩壊■■■解は■■全てここに■■■」</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臨界点を超えた光が、全てを侵す冒涜の光線となって、ロシェへと迫る。その悪意は、到底右手一つで受け止められるはずもない―――そのはずだった。</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　万華鏡のように無数の鏡面が、ロシェの右手を覆っていく。反射を繰り返し、あわせ鏡のように世界を映し出した鏡が、途方もない悪意を飲み込み、数千、数万―――数え切れない世界へ散らしていく。</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一瞬だった。自分の放った攻撃が、掻き消えてしまった事に呆然とした堕天使の胸に、鋭い刃が突き刺さる。それは、ロシェが投げた片刃の長剣。心臓を正確に穿った長剣を見下ろしながら、堕天使は堕ちていく。金色の羽を散らしながら。その様を見ながら―――ロシェは、目を伏せた。</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「……先生は後悔していた。大事な人達を救けられなかった事を。全知存在に頼って、自分で救けようとしなかった事を。だから自分で、全てをやり直そうとした。その後悔を……そんな妄念で穢すな」</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ちりん、と鈴の音が聴こえた。</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気付けば、世界は戻っていた。白い世界。白い椅子。白いテーブル。その上に、湯気を立てるブラックコーヒーが置かれていた。</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はぁ、とため息をこぼし、ロシェは椅子に座った。行儀悪く椅子の上へ足を上げ、体育座りをするようにして、膝に顔を埋める。</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　ちりん、と鈴の音が聴こえた。</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この音は、干渉だ。ロシェの記憶への干渉。彼女が生きてきた世界への冒涜。悪意が、憎悪が、ノイズとなって―――この音を鳴らしている。</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「■■■なんで■」</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「■お前だけ■■■」</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「■■■私たち■」</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「■失敗■■■」</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鈴の音に混ざって、ノイズ混じりの声が聞こえる。どれもこれも、妬むような感情を乗せた声。憎悪を含んだ声。聞いているだけで苛立ちが募る。</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「■■■返せ■」</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「■■寄越せ■■」</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「―――――――――うるっさい」</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右手の銃口を天へ向ける。躊躇いなく引き金を絞った。銃声。遅れて吐き出された薬莢が転がる音。ノイズ混じりの声が遠ざかる。そして、ようやく静かになった。</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膝を解き、椅子へ背を預ける。軋む音すら鳴らない、硬い椅子だ。脱力して、空を見上げる。何もない。どこまで行っても、白のままだ。</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「……譲ってあげない。あの世界は、私が護った世界だ。君たちの世界じゃない」</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どれだけ羨まれようとも、どれだけ欲しがられようとも。自分が護った世界を譲れるはずもない。ロシェはゆっくりと椅子から立ち上がる。</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そのまま、テーブルの上に置かれたコーヒーを手に取り――――その中身を、遠慮なく零していく。足元へ零れた黒い液体は、川のように広がっていく。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―――――――――やがては、星々の煌めく宇宙へと姿を変える。</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広がっていく星界。その中に、船団がある。宇宙を旅する、冒険する船たち。そこには、ロシェの護りたい人達がいる。</w:t>
      </w:r>
    </w:p>
    <w:p w:rsidR="00000000" w:rsidDel="00000000" w:rsidP="00000000" w:rsidRDefault="00000000" w:rsidRPr="00000000" w14:paraId="000000E7">
      <w:pPr>
        <w:rPr/>
      </w:pPr>
      <w:r>
        <w:rPr>
          <w:rFonts w:ascii="Arial Unicode MS" w:cs="Arial Unicode MS" w:eastAsia="Arial Unicode MS" w:hAnsi="Arial Unicode MS"/>
          <w:rtl w:val="0"/>
        </w:rPr>
        <w:t xml:space="preserve">　あの世界を</w:t>
      </w:r>
      <w:del w:id="9037" w:author="Claude（校正）" w:date="2026-10-04T00:00:00Z">
        <w:r>
          <w:rPr>
            <w:rFonts w:ascii="Arial Unicode MS" w:cs="Arial Unicode MS" w:eastAsia="Arial Unicode MS" w:hAnsi="Arial Unicode MS"/>
            <w:rtl w:val="0"/>
          </w:rPr>
          <w:delText xml:space="preserve">守</w:delText>
        </w:r>
      </w:del>
      <w:ins w:id="9038" w:author="Claude（校正）" w:date="2026-10-04T00:00:00Z">
        <w:r>
          <w:rPr>
            <w:rFonts w:ascii="Arial Unicode MS" w:cs="Arial Unicode MS" w:eastAsia="Arial Unicode MS" w:hAnsi="Arial Unicode MS"/>
            <w:rtl w:val="0"/>
          </w:rPr>
          <w:t xml:space="preserve">護</w:t>
        </w:r>
      </w:ins>
      <w:r>
        <w:rPr>
          <w:rFonts w:ascii="Arial Unicode MS" w:cs="Arial Unicode MS" w:eastAsia="Arial Unicode MS" w:hAnsi="Arial Unicode MS"/>
          <w:rtl w:val="0"/>
        </w:rPr>
        <w:t xml:space="preserve">るためだったら、何でもする。自分の存在を失った。宇宙と世界の外側で、永遠に孤独でいる事になった。それでも良かった。だから、今だけは。</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「もうちょっとだけ、寝かせて」</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遠ざかっていく船団を、世界の外側から見送る。重力がなくなっていく。自分の輪郭が解けていく。</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　夢を見る。かつての自分が夢見た、世界を旅する日々を。自分がその星々を護る鎧となって、彼らが終焉を迎える、その最期まで。</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鳥のさえずりが聞こえた。心地良い風が頬を撫でる。眩しさに目を細めながら、ロシェはゆっくりと瞼を開いた。木々の隙間から差し込む朝日が、葉の輪郭を透かして揺れている。</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「ん……」</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　小さく唸り声を漏らし、欠伸を一つ。ぼんやりとした頭のまま身体を起こそうとして―――</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ごつん、と。</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「いたっ」</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額に衝撃を受けて思わず声を上げた。額を押さえながら視線を向ける。</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そこには、一頭の鹿がいた。緑色のふさふさとした体毛を持つ、不思議な鹿だった。正確には、その脇腹を枕代わりにして眠っていたらしい。</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鹿は迷惑そうに鼻を鳴らし、もう一度だけ鼻先でロシェの肩を小突いた。</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「ごめんごめん」</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　謝りながら立ち上がる。背を反らせれば、固まった筋肉がぱきりと鳴った。どこまでも高く澄んだ空が広がっている。雲が流れ、風が吹く。遠くには見知らぬ山並みが見えた。見た事のない景色のはずなのに、何故だか少し懐かしい。</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ロシェは草の上に置かれていたトランクケースを手に取る。使い込まれた革製のケースだった。いつから持っていたのかは分からない。分かるのは、それが自分の物であるという事だけ。</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鹿が一声鳴く。まるで早く行けと言わんばかりに。</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「はいはい」</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くすり、と笑った。行き先は決まっていない。当てのない旅だ。ザクリ、と踏み出した一歩が、草をかき分けて音を鳴らす。それに耳を澄ませながら、ただ歩く。</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せっかくだ、目的地を決めよう。知らない場所。知らない景色。まだ見た事のない世界の向こうへ行こう。朝日を背に受けながら、ロシェは歩き出した。</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「今日はどんな景色が見れるかなー」</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その声は、どこまでも晴れやかだった。</w:t>
      </w:r>
    </w:p>
    <w:p w:rsidR="00000000" w:rsidDel="00000000" w:rsidP="00000000" w:rsidRDefault="00000000" w:rsidRPr="00000000" w14:paraId="0000011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8f3936sl2pa" w:id="5"/>
      <w:bookmarkEnd w:id="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あとがき</w:t>
      </w:r>
      <w:r w:rsidDel="00000000" w:rsidR="00000000" w:rsidRPr="00000000">
        <w:rPr>
          <w:rtl w:val="0"/>
        </w:rPr>
      </w:r>
    </w:p>
    <w:p w:rsidR="00000000" w:rsidDel="00000000" w:rsidP="00000000" w:rsidRDefault="00000000" w:rsidRPr="00000000" w14:paraId="0000011B">
      <w:pPr>
        <w:pStyle w:val="Title"/>
        <w:rPr/>
      </w:pPr>
      <w:bookmarkStart w:colFirst="0" w:colLast="0" w:name="_rs68t32kffe" w:id="6"/>
      <w:bookmarkEnd w:id="6"/>
      <w:r w:rsidDel="00000000" w:rsidR="00000000" w:rsidRPr="00000000">
        <w:rPr>
          <w:rFonts w:ascii="Arial Unicode MS" w:cs="Arial Unicode MS" w:eastAsia="Arial Unicode MS" w:hAnsi="Arial Unicode MS"/>
          <w:rtl w:val="0"/>
        </w:rPr>
        <w:t xml:space="preserve">あとがき</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解説</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【仮面】いねぇ！シャオいねぇ！シエラもいねぇ！シオンも人間味皆無！</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という「必ず失敗するハズだった一周目の世界」をなんやかんやしてバグ技でクリアした世界です。</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その代償としてロシェちゃんは世界の外側で皆を護ってます。でも夢見てUoCのいる世界に来ました。可愛いね。</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ノイズでチリンチリン鳴ってるのは失敗した世界線からのラブコールです。お前の世界をよこしなさい。嫌！</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JP">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